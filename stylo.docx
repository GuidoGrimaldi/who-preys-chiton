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2DCBEF05" w:rsidR="00F7227B" w:rsidRPr="002D2BD3" w:rsidRDefault="00C4047E" w:rsidP="002D2BD3">
      <w:pPr>
        <w:pStyle w:val="Ttulo"/>
        <w:rPr>
          <w:rFonts w:ascii="Times New Roman" w:hAnsi="Times New Roman" w:cs="Times New Roman"/>
          <w:b/>
          <w:bCs/>
          <w:sz w:val="24"/>
          <w:szCs w:val="24"/>
        </w:rPr>
      </w:pPr>
      <w:r w:rsidRPr="002D2BD3">
        <w:rPr>
          <w:rFonts w:ascii="Times New Roman" w:hAnsi="Times New Roman" w:cs="Times New Roman"/>
          <w:b/>
          <w:bCs/>
          <w:sz w:val="24"/>
          <w:szCs w:val="24"/>
        </w:rPr>
        <w:t>WHO PREYS ON CHITONS? CHITON PREDATORS AND A NEW CASE TO THE BRAZILIAN REEF OCTOPUS.</w:t>
      </w:r>
    </w:p>
    <w:p w14:paraId="12BC6AEC" w14:textId="77777777" w:rsidR="00110BBA" w:rsidRPr="00B3684F" w:rsidRDefault="00110BBA" w:rsidP="00110BBA">
      <w:pPr>
        <w:spacing w:before="0" w:after="0" w:line="360" w:lineRule="auto"/>
        <w:rPr>
          <w:rFonts w:ascii="Times New Roman" w:hAnsi="Times New Roman" w:cs="Times New Roman"/>
          <w:b/>
          <w:bCs/>
          <w:sz w:val="24"/>
          <w:szCs w:val="24"/>
        </w:rPr>
      </w:pPr>
    </w:p>
    <w:p w14:paraId="32A55F87" w14:textId="12FB6B7D" w:rsidR="00754E11" w:rsidRPr="00B3684F" w:rsidRDefault="00754E11" w:rsidP="00110BBA">
      <w:pPr>
        <w:spacing w:before="0" w:after="0" w:line="360" w:lineRule="auto"/>
        <w:rPr>
          <w:rFonts w:ascii="Times New Roman" w:hAnsi="Times New Roman" w:cs="Times New Roman"/>
          <w:sz w:val="24"/>
          <w:szCs w:val="24"/>
          <w:lang w:val="pt-BR"/>
        </w:rPr>
      </w:pPr>
      <w:r w:rsidRPr="00B3684F">
        <w:rPr>
          <w:rFonts w:ascii="Times New Roman" w:hAnsi="Times New Roman" w:cs="Times New Roman"/>
          <w:sz w:val="24"/>
          <w:szCs w:val="24"/>
          <w:lang w:val="pt-BR"/>
        </w:rPr>
        <w:t>Guido G</w:t>
      </w:r>
      <w:r w:rsidR="00DD3902">
        <w:rPr>
          <w:rFonts w:ascii="Times New Roman" w:hAnsi="Times New Roman" w:cs="Times New Roman"/>
          <w:sz w:val="24"/>
          <w:szCs w:val="24"/>
          <w:lang w:val="pt-BR"/>
        </w:rPr>
        <w:t>regório</w:t>
      </w:r>
      <w:r w:rsidRPr="00B3684F">
        <w:rPr>
          <w:rFonts w:ascii="Times New Roman" w:hAnsi="Times New Roman" w:cs="Times New Roman"/>
          <w:sz w:val="24"/>
          <w:szCs w:val="24"/>
          <w:lang w:val="pt-BR"/>
        </w:rPr>
        <w:t xml:space="preserve"> Grimaldi</w:t>
      </w:r>
      <w:proofErr w:type="gramStart"/>
      <w:r w:rsidR="00B3684F" w:rsidRPr="00FA2ECA">
        <w:rPr>
          <w:rFonts w:ascii="Times New Roman" w:hAnsi="Times New Roman" w:cs="Times New Roman"/>
          <w:i/>
          <w:iCs/>
          <w:sz w:val="24"/>
          <w:szCs w:val="24"/>
          <w:vertAlign w:val="superscript"/>
          <w:lang w:val="pt-BR"/>
        </w:rPr>
        <w:t>1</w:t>
      </w:r>
      <w:r w:rsidRPr="00B3684F">
        <w:rPr>
          <w:rFonts w:ascii="Times New Roman" w:hAnsi="Times New Roman" w:cs="Times New Roman"/>
          <w:sz w:val="24"/>
          <w:szCs w:val="24"/>
          <w:vertAlign w:val="superscript"/>
          <w:lang w:val="pt-BR"/>
        </w:rPr>
        <w:t>,*</w:t>
      </w:r>
      <w:proofErr w:type="gramEnd"/>
      <w:r w:rsidRPr="00B3684F">
        <w:rPr>
          <w:rFonts w:ascii="Times New Roman" w:hAnsi="Times New Roman" w:cs="Times New Roman"/>
          <w:sz w:val="24"/>
          <w:szCs w:val="24"/>
          <w:lang w:val="pt-BR"/>
        </w:rPr>
        <w:t>, Rai</w:t>
      </w:r>
      <w:r w:rsidR="00DD3902">
        <w:rPr>
          <w:rFonts w:ascii="Times New Roman" w:hAnsi="Times New Roman" w:cs="Times New Roman"/>
          <w:sz w:val="24"/>
          <w:szCs w:val="24"/>
          <w:lang w:val="pt-BR"/>
        </w:rPr>
        <w:t>a</w:t>
      </w:r>
      <w:r w:rsidRPr="00B3684F">
        <w:rPr>
          <w:rFonts w:ascii="Times New Roman" w:hAnsi="Times New Roman" w:cs="Times New Roman"/>
          <w:sz w:val="24"/>
          <w:szCs w:val="24"/>
          <w:lang w:val="pt-BR"/>
        </w:rPr>
        <w:t>ne dos Santos Guidi</w:t>
      </w:r>
      <w:r w:rsidRPr="00FA2ECA">
        <w:rPr>
          <w:rFonts w:ascii="Times New Roman" w:hAnsi="Times New Roman" w:cs="Times New Roman"/>
          <w:i/>
          <w:iCs/>
          <w:sz w:val="24"/>
          <w:szCs w:val="24"/>
          <w:vertAlign w:val="superscript"/>
          <w:lang w:val="pt-BR"/>
        </w:rPr>
        <w:t>2</w:t>
      </w:r>
      <w:r w:rsidRPr="00B3684F">
        <w:rPr>
          <w:rFonts w:ascii="Times New Roman" w:hAnsi="Times New Roman" w:cs="Times New Roman"/>
          <w:sz w:val="24"/>
          <w:szCs w:val="24"/>
          <w:lang w:val="pt-BR"/>
        </w:rPr>
        <w:t>, Eduardo Bastos</w:t>
      </w:r>
      <w:r w:rsidRPr="00FA2ECA">
        <w:rPr>
          <w:rFonts w:ascii="Times New Roman" w:hAnsi="Times New Roman" w:cs="Times New Roman"/>
          <w:i/>
          <w:iCs/>
          <w:sz w:val="24"/>
          <w:szCs w:val="24"/>
          <w:vertAlign w:val="superscript"/>
          <w:lang w:val="pt-BR"/>
        </w:rPr>
        <w:t>3</w:t>
      </w:r>
      <w:r w:rsidRPr="00B3684F">
        <w:rPr>
          <w:rFonts w:ascii="Times New Roman" w:hAnsi="Times New Roman" w:cs="Times New Roman"/>
          <w:sz w:val="24"/>
          <w:szCs w:val="24"/>
          <w:lang w:val="pt-BR"/>
        </w:rPr>
        <w:t>, Paula Spotorno</w:t>
      </w:r>
      <w:r w:rsidRPr="00FA2ECA">
        <w:rPr>
          <w:rFonts w:ascii="Times New Roman" w:hAnsi="Times New Roman" w:cs="Times New Roman"/>
          <w:i/>
          <w:iCs/>
          <w:sz w:val="24"/>
          <w:szCs w:val="24"/>
          <w:vertAlign w:val="superscript"/>
          <w:lang w:val="pt-BR"/>
        </w:rPr>
        <w:t>4</w:t>
      </w:r>
      <w:r w:rsidRPr="00B3684F">
        <w:rPr>
          <w:rFonts w:ascii="Times New Roman" w:hAnsi="Times New Roman" w:cs="Times New Roman"/>
          <w:sz w:val="24"/>
          <w:szCs w:val="24"/>
          <w:lang w:val="pt-BR"/>
        </w:rPr>
        <w:t>, Jaime Jardim</w:t>
      </w:r>
      <w:r w:rsidRPr="00FA2ECA">
        <w:rPr>
          <w:rFonts w:ascii="Times New Roman" w:hAnsi="Times New Roman" w:cs="Times New Roman"/>
          <w:i/>
          <w:iCs/>
          <w:sz w:val="24"/>
          <w:szCs w:val="24"/>
          <w:vertAlign w:val="superscript"/>
          <w:lang w:val="pt-BR"/>
        </w:rPr>
        <w:t>5</w:t>
      </w:r>
      <w:r w:rsidRPr="00B3684F">
        <w:rPr>
          <w:rFonts w:ascii="Times New Roman" w:hAnsi="Times New Roman" w:cs="Times New Roman"/>
          <w:sz w:val="24"/>
          <w:szCs w:val="24"/>
          <w:lang w:val="pt-BR"/>
        </w:rPr>
        <w:t>, Tatiana Silva Leite</w:t>
      </w:r>
      <w:r w:rsidRPr="00FA2ECA">
        <w:rPr>
          <w:rFonts w:ascii="Times New Roman" w:hAnsi="Times New Roman" w:cs="Times New Roman"/>
          <w:i/>
          <w:iCs/>
          <w:sz w:val="24"/>
          <w:szCs w:val="24"/>
          <w:vertAlign w:val="superscript"/>
          <w:lang w:val="pt-BR"/>
        </w:rPr>
        <w:t>6</w:t>
      </w:r>
      <w:r w:rsidRPr="00B3684F">
        <w:rPr>
          <w:rFonts w:ascii="Times New Roman" w:hAnsi="Times New Roman" w:cs="Times New Roman"/>
          <w:sz w:val="24"/>
          <w:szCs w:val="24"/>
          <w:lang w:val="pt-BR"/>
        </w:rPr>
        <w:t>, Daniel Marques Almeida Pessoa</w:t>
      </w:r>
      <w:r w:rsidRPr="00FA2ECA">
        <w:rPr>
          <w:rFonts w:ascii="Times New Roman" w:hAnsi="Times New Roman" w:cs="Times New Roman"/>
          <w:i/>
          <w:iCs/>
          <w:sz w:val="24"/>
          <w:szCs w:val="24"/>
          <w:vertAlign w:val="superscript"/>
          <w:lang w:val="pt-BR"/>
        </w:rPr>
        <w:t>7</w:t>
      </w:r>
      <w:r w:rsidRPr="00B3684F">
        <w:rPr>
          <w:rFonts w:ascii="Times New Roman" w:hAnsi="Times New Roman" w:cs="Times New Roman"/>
          <w:sz w:val="24"/>
          <w:szCs w:val="24"/>
          <w:lang w:val="pt-BR"/>
        </w:rPr>
        <w:t xml:space="preserve">, </w:t>
      </w:r>
      <w:proofErr w:type="spellStart"/>
      <w:r w:rsidRPr="00B3684F">
        <w:rPr>
          <w:rFonts w:ascii="Times New Roman" w:hAnsi="Times New Roman" w:cs="Times New Roman"/>
          <w:sz w:val="24"/>
          <w:szCs w:val="24"/>
          <w:lang w:val="pt-BR"/>
        </w:rPr>
        <w:t>and</w:t>
      </w:r>
      <w:proofErr w:type="spellEnd"/>
      <w:r w:rsidRPr="00B3684F">
        <w:rPr>
          <w:rFonts w:ascii="Times New Roman" w:hAnsi="Times New Roman" w:cs="Times New Roman"/>
          <w:sz w:val="24"/>
          <w:szCs w:val="24"/>
          <w:lang w:val="pt-BR"/>
        </w:rPr>
        <w:t xml:space="preserve"> Paulo Antunes Horta</w:t>
      </w:r>
      <w:r w:rsidRPr="00FA2ECA">
        <w:rPr>
          <w:rFonts w:ascii="Times New Roman" w:hAnsi="Times New Roman" w:cs="Times New Roman"/>
          <w:i/>
          <w:iCs/>
          <w:sz w:val="24"/>
          <w:szCs w:val="24"/>
          <w:vertAlign w:val="superscript"/>
          <w:lang w:val="pt-BR"/>
        </w:rPr>
        <w:t>8</w:t>
      </w:r>
      <w:r w:rsidRPr="00B3684F">
        <w:rPr>
          <w:rFonts w:ascii="Times New Roman" w:hAnsi="Times New Roman" w:cs="Times New Roman"/>
          <w:sz w:val="24"/>
          <w:szCs w:val="24"/>
          <w:lang w:val="pt-BR"/>
        </w:rPr>
        <w:t>.</w:t>
      </w:r>
    </w:p>
    <w:p w14:paraId="5D0BFFE4" w14:textId="77777777" w:rsidR="00110BBA" w:rsidRPr="00310EFD" w:rsidRDefault="00110BBA" w:rsidP="008A294D">
      <w:pPr>
        <w:spacing w:before="0" w:after="0" w:line="360" w:lineRule="auto"/>
        <w:ind w:left="426" w:hanging="426"/>
        <w:rPr>
          <w:rFonts w:ascii="Times New Roman" w:hAnsi="Times New Roman" w:cs="Times New Roman"/>
          <w:i/>
          <w:iCs/>
          <w:sz w:val="24"/>
          <w:szCs w:val="24"/>
          <w:vertAlign w:val="superscript"/>
          <w:lang w:val="pt-BR"/>
        </w:rPr>
      </w:pPr>
    </w:p>
    <w:p w14:paraId="78014ECD" w14:textId="0DC3F50D" w:rsidR="00754E11" w:rsidRPr="008A294D" w:rsidRDefault="008A294D" w:rsidP="008A294D">
      <w:pPr>
        <w:spacing w:before="0" w:after="0" w:line="360" w:lineRule="auto"/>
        <w:ind w:left="426" w:hanging="426"/>
        <w:rPr>
          <w:rFonts w:ascii="Times New Roman" w:hAnsi="Times New Roman" w:cs="Times New Roman"/>
          <w:i/>
          <w:iCs/>
          <w:sz w:val="24"/>
          <w:szCs w:val="24"/>
        </w:rPr>
      </w:pPr>
      <w:r w:rsidRPr="008A294D">
        <w:rPr>
          <w:rFonts w:ascii="Times New Roman" w:hAnsi="Times New Roman" w:cs="Times New Roman"/>
          <w:i/>
          <w:iCs/>
          <w:sz w:val="24"/>
          <w:szCs w:val="24"/>
          <w:vertAlign w:val="superscript"/>
        </w:rPr>
        <w:t>1</w:t>
      </w:r>
      <w:r w:rsidR="00754E11" w:rsidRPr="008A294D">
        <w:rPr>
          <w:rFonts w:ascii="Times New Roman" w:hAnsi="Times New Roman" w:cs="Times New Roman"/>
          <w:i/>
          <w:iCs/>
          <w:sz w:val="24"/>
          <w:szCs w:val="24"/>
        </w:rPr>
        <w:t>Postgraduate Program in Ecology at the Federal University of Santa Catarina, Florianopolis, Santa Catarina, Brazil.</w:t>
      </w:r>
    </w:p>
    <w:p w14:paraId="6CC8CFBB" w14:textId="397EA6EC" w:rsidR="00754E11" w:rsidRPr="008A294D" w:rsidRDefault="008A294D" w:rsidP="008A294D">
      <w:pPr>
        <w:spacing w:before="0" w:after="0" w:line="360" w:lineRule="auto"/>
        <w:ind w:left="426" w:hanging="426"/>
        <w:rPr>
          <w:rFonts w:ascii="Times New Roman" w:hAnsi="Times New Roman" w:cs="Times New Roman"/>
          <w:i/>
          <w:iCs/>
          <w:sz w:val="24"/>
          <w:szCs w:val="24"/>
        </w:rPr>
      </w:pPr>
      <w:r w:rsidRPr="008A294D">
        <w:rPr>
          <w:rFonts w:ascii="Times New Roman" w:hAnsi="Times New Roman" w:cs="Times New Roman"/>
          <w:i/>
          <w:iCs/>
          <w:sz w:val="24"/>
          <w:szCs w:val="24"/>
          <w:vertAlign w:val="superscript"/>
        </w:rPr>
        <w:t>2</w:t>
      </w:r>
      <w:r w:rsidR="00754E11" w:rsidRPr="008A294D">
        <w:rPr>
          <w:rFonts w:ascii="Times New Roman" w:hAnsi="Times New Roman" w:cs="Times New Roman"/>
          <w:i/>
          <w:iCs/>
          <w:sz w:val="24"/>
          <w:szCs w:val="24"/>
        </w:rPr>
        <w:t>Laboratory of Sensory Ecology, Department of Physiology and Behavior, Federal University of Rio Grande do Norte, Natal, Rio Grande do Norte, Brazil.</w:t>
      </w:r>
    </w:p>
    <w:p w14:paraId="17EC8FE5" w14:textId="07D53A00" w:rsidR="00754E11" w:rsidRPr="00CB0402" w:rsidRDefault="00754E11" w:rsidP="008A294D">
      <w:pPr>
        <w:spacing w:before="0" w:after="0" w:line="360" w:lineRule="auto"/>
        <w:ind w:left="426" w:hanging="426"/>
        <w:rPr>
          <w:rFonts w:ascii="Times New Roman" w:hAnsi="Times New Roman" w:cs="Times New Roman"/>
          <w:i/>
          <w:iCs/>
          <w:sz w:val="24"/>
          <w:szCs w:val="24"/>
        </w:rPr>
      </w:pPr>
      <w:r w:rsidRPr="008A294D">
        <w:rPr>
          <w:rFonts w:ascii="Times New Roman" w:hAnsi="Times New Roman" w:cs="Times New Roman"/>
          <w:i/>
          <w:iCs/>
          <w:sz w:val="24"/>
          <w:szCs w:val="24"/>
          <w:vertAlign w:val="superscript"/>
        </w:rPr>
        <w:t>3</w:t>
      </w:r>
      <w:r w:rsidRPr="008A294D">
        <w:rPr>
          <w:rFonts w:ascii="Times New Roman" w:hAnsi="Times New Roman" w:cs="Times New Roman"/>
          <w:i/>
          <w:iCs/>
          <w:sz w:val="24"/>
          <w:szCs w:val="24"/>
        </w:rPr>
        <w:t xml:space="preserve">Phycology Laboratory, Department of Botany, Biological Science Center, Federal University of Santa Catarina, </w:t>
      </w:r>
      <w:proofErr w:type="spellStart"/>
      <w:r w:rsidRPr="008A294D">
        <w:rPr>
          <w:rFonts w:ascii="Times New Roman" w:hAnsi="Times New Roman" w:cs="Times New Roman"/>
          <w:i/>
          <w:iCs/>
          <w:sz w:val="24"/>
          <w:szCs w:val="24"/>
        </w:rPr>
        <w:t>Florianópolis</w:t>
      </w:r>
      <w:proofErr w:type="spellEnd"/>
      <w:r w:rsidRPr="008A294D">
        <w:rPr>
          <w:rFonts w:ascii="Times New Roman" w:hAnsi="Times New Roman" w:cs="Times New Roman"/>
          <w:i/>
          <w:iCs/>
          <w:sz w:val="24"/>
          <w:szCs w:val="24"/>
        </w:rPr>
        <w:t>, Santa Catarina, Brazil.</w:t>
      </w:r>
    </w:p>
    <w:p w14:paraId="4B88C94E" w14:textId="4EA36C12" w:rsidR="00754E11" w:rsidRPr="007D61FC" w:rsidRDefault="00754E11" w:rsidP="008A294D">
      <w:pPr>
        <w:spacing w:before="0" w:after="0" w:line="360" w:lineRule="auto"/>
        <w:ind w:left="426" w:hanging="426"/>
        <w:rPr>
          <w:rFonts w:ascii="Times New Roman" w:hAnsi="Times New Roman" w:cs="Times New Roman"/>
          <w:i/>
          <w:iCs/>
          <w:sz w:val="24"/>
          <w:szCs w:val="24"/>
          <w:lang w:val="pt-BR"/>
        </w:rPr>
      </w:pPr>
      <w:r w:rsidRPr="008A294D">
        <w:rPr>
          <w:rFonts w:ascii="Times New Roman" w:hAnsi="Times New Roman" w:cs="Times New Roman"/>
          <w:i/>
          <w:iCs/>
          <w:sz w:val="24"/>
          <w:szCs w:val="24"/>
          <w:vertAlign w:val="superscript"/>
          <w:lang w:val="pt-BR"/>
        </w:rPr>
        <w:t>4</w:t>
      </w:r>
      <w:r w:rsidRPr="008A294D">
        <w:rPr>
          <w:rFonts w:ascii="Times New Roman" w:hAnsi="Times New Roman" w:cs="Times New Roman"/>
          <w:i/>
          <w:iCs/>
          <w:sz w:val="24"/>
          <w:szCs w:val="24"/>
          <w:lang w:val="pt-BR"/>
        </w:rPr>
        <w:t xml:space="preserve">Center for </w:t>
      </w:r>
      <w:proofErr w:type="spellStart"/>
      <w:r w:rsidRPr="008A294D">
        <w:rPr>
          <w:rFonts w:ascii="Times New Roman" w:hAnsi="Times New Roman" w:cs="Times New Roman"/>
          <w:i/>
          <w:iCs/>
          <w:sz w:val="24"/>
          <w:szCs w:val="24"/>
          <w:lang w:val="pt-BR"/>
        </w:rPr>
        <w:t>Computational</w:t>
      </w:r>
      <w:proofErr w:type="spellEnd"/>
      <w:r w:rsidRPr="008A294D">
        <w:rPr>
          <w:rFonts w:ascii="Times New Roman" w:hAnsi="Times New Roman" w:cs="Times New Roman"/>
          <w:i/>
          <w:iCs/>
          <w:sz w:val="24"/>
          <w:szCs w:val="24"/>
          <w:lang w:val="pt-BR"/>
        </w:rPr>
        <w:t xml:space="preserve"> </w:t>
      </w:r>
      <w:proofErr w:type="spellStart"/>
      <w:r w:rsidRPr="008A294D">
        <w:rPr>
          <w:rFonts w:ascii="Times New Roman" w:hAnsi="Times New Roman" w:cs="Times New Roman"/>
          <w:i/>
          <w:iCs/>
          <w:sz w:val="24"/>
          <w:szCs w:val="24"/>
          <w:lang w:val="pt-BR"/>
        </w:rPr>
        <w:t>Sciences</w:t>
      </w:r>
      <w:proofErr w:type="spellEnd"/>
      <w:r w:rsidRPr="008A294D">
        <w:rPr>
          <w:rFonts w:ascii="Times New Roman" w:hAnsi="Times New Roman" w:cs="Times New Roman"/>
          <w:i/>
          <w:iCs/>
          <w:sz w:val="24"/>
          <w:szCs w:val="24"/>
          <w:lang w:val="pt-BR"/>
        </w:rPr>
        <w:t xml:space="preserve">, Federal </w:t>
      </w:r>
      <w:proofErr w:type="spellStart"/>
      <w:r w:rsidRPr="008A294D">
        <w:rPr>
          <w:rFonts w:ascii="Times New Roman" w:hAnsi="Times New Roman" w:cs="Times New Roman"/>
          <w:i/>
          <w:iCs/>
          <w:sz w:val="24"/>
          <w:szCs w:val="24"/>
          <w:lang w:val="pt-BR"/>
        </w:rPr>
        <w:t>University</w:t>
      </w:r>
      <w:proofErr w:type="spellEnd"/>
      <w:r w:rsidRPr="008A294D">
        <w:rPr>
          <w:rFonts w:ascii="Times New Roman" w:hAnsi="Times New Roman" w:cs="Times New Roman"/>
          <w:i/>
          <w:iCs/>
          <w:sz w:val="24"/>
          <w:szCs w:val="24"/>
          <w:lang w:val="pt-BR"/>
        </w:rPr>
        <w:t xml:space="preserve"> </w:t>
      </w:r>
      <w:proofErr w:type="spellStart"/>
      <w:r w:rsidRPr="008A294D">
        <w:rPr>
          <w:rFonts w:ascii="Times New Roman" w:hAnsi="Times New Roman" w:cs="Times New Roman"/>
          <w:i/>
          <w:iCs/>
          <w:sz w:val="24"/>
          <w:szCs w:val="24"/>
          <w:lang w:val="pt-BR"/>
        </w:rPr>
        <w:t>of</w:t>
      </w:r>
      <w:proofErr w:type="spellEnd"/>
      <w:r w:rsidRPr="008A294D">
        <w:rPr>
          <w:rFonts w:ascii="Times New Roman" w:hAnsi="Times New Roman" w:cs="Times New Roman"/>
          <w:i/>
          <w:iCs/>
          <w:sz w:val="24"/>
          <w:szCs w:val="24"/>
          <w:lang w:val="pt-BR"/>
        </w:rPr>
        <w:t xml:space="preserve"> Rio Grande, Rio Grande, Rio Grande do Sul, </w:t>
      </w:r>
      <w:proofErr w:type="spellStart"/>
      <w:r w:rsidRPr="008A294D">
        <w:rPr>
          <w:rFonts w:ascii="Times New Roman" w:hAnsi="Times New Roman" w:cs="Times New Roman"/>
          <w:i/>
          <w:iCs/>
          <w:sz w:val="24"/>
          <w:szCs w:val="24"/>
          <w:lang w:val="pt-BR"/>
        </w:rPr>
        <w:t>Brazil</w:t>
      </w:r>
      <w:proofErr w:type="spellEnd"/>
      <w:r w:rsidRPr="008A294D">
        <w:rPr>
          <w:rFonts w:ascii="Times New Roman" w:hAnsi="Times New Roman" w:cs="Times New Roman"/>
          <w:i/>
          <w:iCs/>
          <w:sz w:val="24"/>
          <w:szCs w:val="24"/>
          <w:lang w:val="pt-BR"/>
        </w:rPr>
        <w:t>.</w:t>
      </w:r>
    </w:p>
    <w:p w14:paraId="599F8715" w14:textId="4F46372A" w:rsidR="00754E11" w:rsidRPr="00CB0402" w:rsidRDefault="00754E11" w:rsidP="008A294D">
      <w:pPr>
        <w:spacing w:before="0" w:after="0" w:line="360" w:lineRule="auto"/>
        <w:ind w:left="426" w:hanging="426"/>
        <w:rPr>
          <w:rFonts w:ascii="Times New Roman" w:hAnsi="Times New Roman" w:cs="Times New Roman"/>
          <w:i/>
          <w:iCs/>
          <w:sz w:val="24"/>
          <w:szCs w:val="24"/>
        </w:rPr>
      </w:pPr>
      <w:r w:rsidRPr="00FA2ECA">
        <w:rPr>
          <w:rFonts w:ascii="Times New Roman" w:hAnsi="Times New Roman" w:cs="Times New Roman"/>
          <w:i/>
          <w:iCs/>
          <w:sz w:val="24"/>
          <w:szCs w:val="24"/>
          <w:vertAlign w:val="superscript"/>
        </w:rPr>
        <w:t>5</w:t>
      </w:r>
      <w:r w:rsidRPr="00FA2ECA">
        <w:rPr>
          <w:rFonts w:ascii="Times New Roman" w:hAnsi="Times New Roman" w:cs="Times New Roman"/>
          <w:i/>
          <w:iCs/>
          <w:sz w:val="24"/>
          <w:szCs w:val="24"/>
        </w:rPr>
        <w:t>Oceanographic Institute, Department of Biological Oceanography, University of São Paulo, São Paulo, Brazil.</w:t>
      </w:r>
    </w:p>
    <w:p w14:paraId="64235932" w14:textId="56406D41" w:rsidR="00754E11" w:rsidRPr="008A294D" w:rsidRDefault="00B3684F" w:rsidP="008A294D">
      <w:pPr>
        <w:spacing w:before="0" w:after="0" w:line="360" w:lineRule="auto"/>
        <w:ind w:left="426" w:hanging="426"/>
        <w:rPr>
          <w:rFonts w:ascii="Times New Roman" w:hAnsi="Times New Roman" w:cs="Times New Roman"/>
          <w:i/>
          <w:iCs/>
          <w:sz w:val="24"/>
          <w:szCs w:val="24"/>
        </w:rPr>
      </w:pPr>
      <w:r w:rsidRPr="008A294D">
        <w:rPr>
          <w:rFonts w:ascii="Times New Roman" w:hAnsi="Times New Roman" w:cs="Times New Roman"/>
          <w:i/>
          <w:iCs/>
          <w:sz w:val="24"/>
          <w:szCs w:val="24"/>
          <w:vertAlign w:val="superscript"/>
        </w:rPr>
        <w:t>6</w:t>
      </w:r>
      <w:r w:rsidR="00754E11" w:rsidRPr="008A294D">
        <w:rPr>
          <w:rFonts w:ascii="Times New Roman" w:hAnsi="Times New Roman" w:cs="Times New Roman"/>
          <w:i/>
          <w:iCs/>
          <w:sz w:val="24"/>
          <w:szCs w:val="24"/>
        </w:rPr>
        <w:t xml:space="preserve">Department of Ecology and Zoology, Biological Science Center, Federal University of Santa Catarina, </w:t>
      </w:r>
      <w:proofErr w:type="spellStart"/>
      <w:r w:rsidR="00754E11" w:rsidRPr="008A294D">
        <w:rPr>
          <w:rFonts w:ascii="Times New Roman" w:hAnsi="Times New Roman" w:cs="Times New Roman"/>
          <w:i/>
          <w:iCs/>
          <w:sz w:val="24"/>
          <w:szCs w:val="24"/>
        </w:rPr>
        <w:t>Florianópolis</w:t>
      </w:r>
      <w:proofErr w:type="spellEnd"/>
      <w:r w:rsidR="00754E11" w:rsidRPr="008A294D">
        <w:rPr>
          <w:rFonts w:ascii="Times New Roman" w:hAnsi="Times New Roman" w:cs="Times New Roman"/>
          <w:i/>
          <w:iCs/>
          <w:sz w:val="24"/>
          <w:szCs w:val="24"/>
        </w:rPr>
        <w:t>, Santa Catarina, Brazil.</w:t>
      </w:r>
    </w:p>
    <w:p w14:paraId="5A3A044B" w14:textId="7215E9DD" w:rsidR="00B3684F" w:rsidRPr="008A294D" w:rsidRDefault="00B3684F" w:rsidP="008A294D">
      <w:pPr>
        <w:spacing w:before="0" w:after="0" w:line="360" w:lineRule="auto"/>
        <w:ind w:left="426" w:hanging="426"/>
        <w:rPr>
          <w:rFonts w:ascii="Times New Roman" w:hAnsi="Times New Roman" w:cs="Times New Roman"/>
          <w:i/>
          <w:iCs/>
          <w:sz w:val="24"/>
          <w:szCs w:val="24"/>
        </w:rPr>
      </w:pPr>
      <w:r w:rsidRPr="008A294D">
        <w:rPr>
          <w:rFonts w:ascii="Times New Roman" w:hAnsi="Times New Roman" w:cs="Times New Roman"/>
          <w:i/>
          <w:iCs/>
          <w:sz w:val="24"/>
          <w:szCs w:val="24"/>
          <w:vertAlign w:val="superscript"/>
        </w:rPr>
        <w:t>7</w:t>
      </w:r>
      <w:r w:rsidRPr="008A294D">
        <w:rPr>
          <w:rFonts w:ascii="Times New Roman" w:hAnsi="Times New Roman" w:cs="Times New Roman"/>
          <w:i/>
          <w:iCs/>
          <w:sz w:val="24"/>
          <w:szCs w:val="24"/>
        </w:rPr>
        <w:t>Department of Physiology and Animal Behavior, Federal University of Rio Grande do Norte, Natal, Rio Grande do Norte, Brazil.</w:t>
      </w:r>
    </w:p>
    <w:p w14:paraId="53B828D4" w14:textId="7A9D5D4E" w:rsidR="00B3684F" w:rsidRDefault="00B3684F" w:rsidP="00110BBA">
      <w:pPr>
        <w:spacing w:before="0" w:after="0" w:line="360" w:lineRule="auto"/>
        <w:ind w:left="426" w:hanging="426"/>
        <w:rPr>
          <w:rFonts w:ascii="Times New Roman" w:hAnsi="Times New Roman" w:cs="Times New Roman"/>
          <w:i/>
          <w:iCs/>
          <w:sz w:val="24"/>
          <w:szCs w:val="24"/>
        </w:rPr>
      </w:pPr>
      <w:r w:rsidRPr="008A294D">
        <w:rPr>
          <w:rFonts w:ascii="Times New Roman" w:hAnsi="Times New Roman" w:cs="Times New Roman"/>
          <w:i/>
          <w:iCs/>
          <w:sz w:val="24"/>
          <w:szCs w:val="24"/>
          <w:vertAlign w:val="superscript"/>
        </w:rPr>
        <w:t>8</w:t>
      </w:r>
      <w:r w:rsidRPr="008A294D">
        <w:rPr>
          <w:rFonts w:ascii="Times New Roman" w:hAnsi="Times New Roman" w:cs="Times New Roman"/>
          <w:i/>
          <w:iCs/>
          <w:sz w:val="24"/>
          <w:szCs w:val="24"/>
        </w:rPr>
        <w:t xml:space="preserve">Department of Botany, Biological Science Center, Federal University of Santa Catarina, </w:t>
      </w:r>
      <w:proofErr w:type="spellStart"/>
      <w:r w:rsidRPr="008A294D">
        <w:rPr>
          <w:rFonts w:ascii="Times New Roman" w:hAnsi="Times New Roman" w:cs="Times New Roman"/>
          <w:i/>
          <w:iCs/>
          <w:sz w:val="24"/>
          <w:szCs w:val="24"/>
        </w:rPr>
        <w:t>Florianópolis</w:t>
      </w:r>
      <w:proofErr w:type="spellEnd"/>
      <w:r w:rsidRPr="008A294D">
        <w:rPr>
          <w:rFonts w:ascii="Times New Roman" w:hAnsi="Times New Roman" w:cs="Times New Roman"/>
          <w:i/>
          <w:iCs/>
          <w:sz w:val="24"/>
          <w:szCs w:val="24"/>
        </w:rPr>
        <w:t>, Santa Catarina, Brazil.</w:t>
      </w:r>
    </w:p>
    <w:p w14:paraId="0839EBD4" w14:textId="77777777" w:rsidR="008B197A" w:rsidRDefault="008B197A" w:rsidP="00110BBA">
      <w:pPr>
        <w:spacing w:before="0" w:after="0" w:line="360" w:lineRule="auto"/>
        <w:ind w:left="426" w:hanging="426"/>
        <w:rPr>
          <w:rFonts w:ascii="Times New Roman" w:hAnsi="Times New Roman" w:cs="Times New Roman"/>
          <w:i/>
          <w:iCs/>
          <w:sz w:val="24"/>
          <w:szCs w:val="24"/>
        </w:rPr>
      </w:pPr>
    </w:p>
    <w:p w14:paraId="2A552C44" w14:textId="77777777" w:rsidR="008B197A" w:rsidRDefault="008B197A" w:rsidP="008B197A">
      <w:pPr>
        <w:spacing w:before="0" w:after="0" w:line="360" w:lineRule="auto"/>
        <w:rPr>
          <w:rFonts w:ascii="Times New Roman" w:hAnsi="Times New Roman" w:cs="Times New Roman"/>
          <w:i/>
          <w:iCs/>
          <w:sz w:val="24"/>
          <w:szCs w:val="24"/>
        </w:rPr>
      </w:pPr>
    </w:p>
    <w:p w14:paraId="260D4E75" w14:textId="77777777" w:rsidR="008B197A" w:rsidRPr="00FA2ECA" w:rsidRDefault="008B197A" w:rsidP="008B197A">
      <w:pPr>
        <w:spacing w:before="0" w:after="0" w:line="360" w:lineRule="auto"/>
        <w:ind w:left="426" w:hanging="426"/>
        <w:rPr>
          <w:rFonts w:ascii="Times New Roman" w:hAnsi="Times New Roman" w:cs="Times New Roman"/>
          <w:sz w:val="24"/>
          <w:szCs w:val="24"/>
        </w:rPr>
      </w:pPr>
      <w:r w:rsidRPr="00FA2ECA">
        <w:rPr>
          <w:rFonts w:ascii="Times New Roman" w:hAnsi="Times New Roman" w:cs="Times New Roman"/>
          <w:sz w:val="24"/>
          <w:szCs w:val="24"/>
        </w:rPr>
        <w:t>*Corresponding author. Email: guidogrimaldi@gmail.com.</w:t>
      </w:r>
    </w:p>
    <w:p w14:paraId="4BE0AFCA" w14:textId="0D615ADC" w:rsidR="00FA2ECA" w:rsidRDefault="00FA2ECA">
      <w:pPr>
        <w:rPr>
          <w:rFonts w:ascii="Times New Roman" w:hAnsi="Times New Roman" w:cs="Times New Roman"/>
          <w:sz w:val="24"/>
          <w:szCs w:val="24"/>
        </w:rPr>
      </w:pPr>
      <w:r>
        <w:rPr>
          <w:rFonts w:ascii="Times New Roman" w:hAnsi="Times New Roman" w:cs="Times New Roman"/>
          <w:sz w:val="24"/>
          <w:szCs w:val="24"/>
        </w:rPr>
        <w:br w:type="page"/>
      </w:r>
    </w:p>
    <w:p w14:paraId="55567AC2" w14:textId="5391C12E" w:rsidR="00FA2ECA" w:rsidRPr="00FA2ECA" w:rsidRDefault="00FA2ECA" w:rsidP="00FA2ECA">
      <w:pPr>
        <w:spacing w:before="0" w:after="0" w:line="480" w:lineRule="auto"/>
        <w:rPr>
          <w:rFonts w:ascii="Times New Roman" w:hAnsi="Times New Roman" w:cs="Times New Roman"/>
          <w:b/>
          <w:bCs/>
          <w:sz w:val="24"/>
          <w:szCs w:val="24"/>
        </w:rPr>
      </w:pPr>
      <w:r w:rsidRPr="00FA2ECA">
        <w:rPr>
          <w:rFonts w:ascii="Times New Roman" w:hAnsi="Times New Roman" w:cs="Times New Roman"/>
          <w:b/>
          <w:bCs/>
          <w:sz w:val="24"/>
          <w:szCs w:val="24"/>
        </w:rPr>
        <w:lastRenderedPageBreak/>
        <w:t>Abstract</w:t>
      </w:r>
    </w:p>
    <w:p w14:paraId="1AC1644A" w14:textId="6A47F8DB" w:rsidR="004C4BE9" w:rsidRDefault="004C4BE9" w:rsidP="00FA2ECA">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Chitons</w:t>
      </w:r>
      <w:del w:id="0" w:author="Guido Grimaldi" w:date="2025-05-05T11:25:00Z" w16du:dateUtc="2025-05-05T14:25:00Z">
        <w:r w:rsidRPr="00770FE0" w:rsidDel="00BD25D3">
          <w:rPr>
            <w:rFonts w:ascii="Times New Roman" w:hAnsi="Times New Roman" w:cs="Times New Roman"/>
            <w:sz w:val="24"/>
            <w:szCs w:val="24"/>
          </w:rPr>
          <w:delText>,</w:delText>
        </w:r>
      </w:del>
      <w:r w:rsidRPr="00770FE0">
        <w:rPr>
          <w:rFonts w:ascii="Times New Roman" w:hAnsi="Times New Roman" w:cs="Times New Roman"/>
          <w:sz w:val="24"/>
          <w:szCs w:val="24"/>
        </w:rPr>
        <w:t xml:space="preserve"> </w:t>
      </w:r>
      <w:ins w:id="1" w:author="Guido Grimaldi" w:date="2025-05-05T11:25:00Z" w16du:dateUtc="2025-05-05T14:25:00Z">
        <w:r w:rsidR="00BD25D3">
          <w:rPr>
            <w:rFonts w:ascii="Times New Roman" w:hAnsi="Times New Roman" w:cs="Times New Roman"/>
            <w:sz w:val="24"/>
            <w:szCs w:val="24"/>
          </w:rPr>
          <w:t xml:space="preserve">are </w:t>
        </w:r>
        <w:proofErr w:type="spellStart"/>
        <w:r w:rsidR="00BD25D3">
          <w:rPr>
            <w:rFonts w:ascii="Times New Roman" w:hAnsi="Times New Roman" w:cs="Times New Roman"/>
            <w:sz w:val="24"/>
            <w:szCs w:val="24"/>
          </w:rPr>
          <w:t>a</w:t>
        </w:r>
        <w:proofErr w:type="spellEnd"/>
        <w:r w:rsidR="00BD25D3">
          <w:rPr>
            <w:rFonts w:ascii="Times New Roman" w:hAnsi="Times New Roman" w:cs="Times New Roman"/>
            <w:sz w:val="24"/>
            <w:szCs w:val="24"/>
          </w:rPr>
          <w:t xml:space="preserve"> </w:t>
        </w:r>
      </w:ins>
      <w:r w:rsidRPr="00770FE0">
        <w:rPr>
          <w:rFonts w:ascii="Times New Roman" w:hAnsi="Times New Roman" w:cs="Times New Roman"/>
          <w:sz w:val="24"/>
          <w:szCs w:val="24"/>
        </w:rPr>
        <w:t>eight-shelled mollusks</w:t>
      </w:r>
      <w:ins w:id="2" w:author="Guido Grimaldi" w:date="2025-05-05T11:25:00Z" w16du:dateUtc="2025-05-05T14:25:00Z">
        <w:r w:rsidR="00BD25D3">
          <w:rPr>
            <w:rFonts w:ascii="Times New Roman" w:hAnsi="Times New Roman" w:cs="Times New Roman"/>
            <w:sz w:val="24"/>
            <w:szCs w:val="24"/>
          </w:rPr>
          <w:t xml:space="preserve"> group that </w:t>
        </w:r>
      </w:ins>
      <w:del w:id="3" w:author="Guido Grimaldi" w:date="2025-05-05T11:25:00Z" w16du:dateUtc="2025-05-05T14:25:00Z">
        <w:r w:rsidRPr="00770FE0" w:rsidDel="00BD25D3">
          <w:rPr>
            <w:rFonts w:ascii="Times New Roman" w:hAnsi="Times New Roman" w:cs="Times New Roman"/>
            <w:sz w:val="24"/>
            <w:szCs w:val="24"/>
          </w:rPr>
          <w:delText xml:space="preserve">, feature an array of sensory organs embedded in their shells, creating a unique integrated sensory system that enables them to rapidly and effectively respond to environmental changes. This animal group </w:delText>
        </w:r>
      </w:del>
      <w:r w:rsidRPr="00770FE0">
        <w:rPr>
          <w:rFonts w:ascii="Times New Roman" w:hAnsi="Times New Roman" w:cs="Times New Roman"/>
          <w:sz w:val="24"/>
          <w:szCs w:val="24"/>
        </w:rPr>
        <w:t xml:space="preserve">has thrived in oceans worldwide for at least 540 million years, playing a crucial ecological role in regulating populations of algae and other benthic organisms. Despite this, chitons remain relatively unfamiliar to the general public, and even details about their predators are notably absent from major undergraduate invertebrate biology textbooks. In this study, we review the scientific literature to identify the main groups of animals that prey on chitons, specifying the predator species involved, the contexts of these predator-prey interactions, methods of observation, and the chiton species targeted. Additionally, we present a new field record of an interaction between a juvenile Brazilian reef octopus, </w:t>
      </w:r>
      <w:r w:rsidRPr="00770FE0">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and the endemic West Atlantic chiton </w:t>
      </w:r>
      <w:proofErr w:type="spellStart"/>
      <w:r w:rsidRPr="00770FE0">
        <w:rPr>
          <w:rFonts w:ascii="Times New Roman" w:hAnsi="Times New Roman" w:cs="Times New Roman"/>
          <w:i/>
          <w:iCs/>
          <w:sz w:val="24"/>
          <w:szCs w:val="24"/>
        </w:rPr>
        <w:t>Ischnoplax</w:t>
      </w:r>
      <w:proofErr w:type="spellEnd"/>
      <w:r w:rsidRPr="00770FE0">
        <w:rPr>
          <w:rFonts w:ascii="Times New Roman" w:hAnsi="Times New Roman" w:cs="Times New Roman"/>
          <w:i/>
          <w:iCs/>
          <w:sz w:val="24"/>
          <w:szCs w:val="24"/>
        </w:rPr>
        <w:t xml:space="preserve"> pectinata</w:t>
      </w:r>
      <w:r w:rsidRPr="00770FE0">
        <w:rPr>
          <w:rFonts w:ascii="Times New Roman" w:hAnsi="Times New Roman" w:cs="Times New Roman"/>
          <w:sz w:val="24"/>
          <w:szCs w:val="24"/>
        </w:rPr>
        <w:t xml:space="preserve">, a species with limited ecological data. Our survey identified fish, starfish, crabs, birds, octopuses, sea snails, </w:t>
      </w:r>
      <w:proofErr w:type="spellStart"/>
      <w:r w:rsidRPr="00770FE0">
        <w:rPr>
          <w:rFonts w:ascii="Times New Roman" w:hAnsi="Times New Roman" w:cs="Times New Roman"/>
          <w:sz w:val="24"/>
          <w:szCs w:val="24"/>
        </w:rPr>
        <w:t>polychaetes</w:t>
      </w:r>
      <w:proofErr w:type="spellEnd"/>
      <w:r w:rsidRPr="00770FE0">
        <w:rPr>
          <w:rFonts w:ascii="Times New Roman" w:hAnsi="Times New Roman" w:cs="Times New Roman"/>
          <w:sz w:val="24"/>
          <w:szCs w:val="24"/>
        </w:rPr>
        <w:t xml:space="preserve">, and lobsters as the primary predators of chitons. Predation was predominantly observed in manipulative experiments or inferred through indirect methods, with only two studies documenting predation in natural habitats. In our field observations, a juvenile octopus preyed on an adult chiton hiding beneath a boulder. The chiton’s head plate was disarticulated and partially retained by the girdle, with no visible drill holes were observed on its shell. Chitons are notoriously difficult to prey upon due to their strong attachment to hard substrates, especially when disturbed. Predators can use different foraging and prey-handling strategies based on their own traits and the specific characteristic of their prey and habitat. Fish may peck or bite, birds deliver sharp jabs with their beaks, crabs use their claws to grip and crush, and sea snails drill hole into their prey’s shells. Octopuses combining tactics similar to those of crabs and snails. The Brazilian reef octopuses’ juveniles emerge as prominent predators in intertidal reefs in northeastern Brazil. Our field observation of an octopus preying on a chiton beneath boulders challenges the assumption that hiding under boulders provides reliable protection from predators. Despite being preyed upon by a wide range of predators, chiton have thrived </w:t>
      </w:r>
      <w:r w:rsidRPr="00770FE0">
        <w:rPr>
          <w:rFonts w:ascii="Times New Roman" w:hAnsi="Times New Roman" w:cs="Times New Roman"/>
          <w:sz w:val="24"/>
          <w:szCs w:val="24"/>
        </w:rPr>
        <w:lastRenderedPageBreak/>
        <w:t>evolutionary. Understanding the interactions between cryptic species, like octopuses and chitons, is essential for understanding the structure, dynamics, and vulnerabilities of tropical reef ecosystems. This knowledge is important for guiding conservation and management efforts in boulder reef systems amid the challenges posed by climate change and biodiversity loss.</w:t>
      </w:r>
    </w:p>
    <w:p w14:paraId="2F1E59ED" w14:textId="77777777" w:rsidR="00110BBA" w:rsidRPr="00770FE0" w:rsidRDefault="00110BBA" w:rsidP="00FA2ECA">
      <w:pPr>
        <w:spacing w:before="0" w:after="0" w:line="480" w:lineRule="auto"/>
        <w:rPr>
          <w:rFonts w:ascii="Times New Roman" w:hAnsi="Times New Roman" w:cs="Times New Roman"/>
          <w:sz w:val="24"/>
          <w:szCs w:val="24"/>
        </w:rPr>
      </w:pPr>
    </w:p>
    <w:p w14:paraId="6179DF5A" w14:textId="74D9C28E" w:rsidR="0028296B" w:rsidRDefault="00110BBA" w:rsidP="00FA2ECA">
      <w:pPr>
        <w:spacing w:before="0" w:after="0" w:line="480" w:lineRule="auto"/>
        <w:rPr>
          <w:rFonts w:ascii="Times New Roman" w:hAnsi="Times New Roman" w:cs="Times New Roman"/>
          <w:sz w:val="24"/>
          <w:szCs w:val="24"/>
        </w:rPr>
      </w:pPr>
      <w:r w:rsidRPr="0028296B">
        <w:rPr>
          <w:rFonts w:ascii="Times New Roman" w:hAnsi="Times New Roman" w:cs="Times New Roman"/>
          <w:b/>
          <w:bCs/>
          <w:sz w:val="24"/>
          <w:szCs w:val="24"/>
        </w:rPr>
        <w:t>Key</w:t>
      </w:r>
      <w:r>
        <w:rPr>
          <w:rFonts w:ascii="Times New Roman" w:hAnsi="Times New Roman" w:cs="Times New Roman"/>
          <w:b/>
          <w:bCs/>
          <w:sz w:val="24"/>
          <w:szCs w:val="24"/>
        </w:rPr>
        <w:t xml:space="preserve"> </w:t>
      </w:r>
      <w:r w:rsidRPr="0028296B">
        <w:rPr>
          <w:rFonts w:ascii="Times New Roman" w:hAnsi="Times New Roman" w:cs="Times New Roman"/>
          <w:b/>
          <w:bCs/>
          <w:sz w:val="24"/>
          <w:szCs w:val="24"/>
        </w:rPr>
        <w:t>words</w:t>
      </w:r>
      <w:r w:rsidR="0028296B" w:rsidRPr="0028296B">
        <w:rPr>
          <w:rFonts w:ascii="Times New Roman" w:hAnsi="Times New Roman" w:cs="Times New Roman"/>
          <w:sz w:val="24"/>
          <w:szCs w:val="24"/>
        </w:rPr>
        <w:t>: Borehole, Boulder fields, Cephalopoda, Drill hole, Intertidal reefs, Polyplacophora.</w:t>
      </w:r>
    </w:p>
    <w:p w14:paraId="7E5C86B3" w14:textId="77777777" w:rsidR="00FA2ECA" w:rsidRDefault="00FA2ECA" w:rsidP="00FA2ECA">
      <w:pPr>
        <w:spacing w:before="0" w:after="0" w:line="480" w:lineRule="auto"/>
        <w:rPr>
          <w:rFonts w:ascii="Times New Roman" w:hAnsi="Times New Roman" w:cs="Times New Roman"/>
          <w:sz w:val="24"/>
          <w:szCs w:val="24"/>
        </w:rPr>
      </w:pPr>
    </w:p>
    <w:p w14:paraId="00000005" w14:textId="1DC2EE95" w:rsidR="00F7227B" w:rsidRPr="00364E49" w:rsidRDefault="007D61FC" w:rsidP="00364E49">
      <w:pPr>
        <w:pStyle w:val="Ttulo1"/>
      </w:pPr>
      <w:r w:rsidRPr="00364E49">
        <w:t>I</w:t>
      </w:r>
      <w:r w:rsidR="00796864" w:rsidRPr="00364E49">
        <w:t>ntroduction</w:t>
      </w:r>
    </w:p>
    <w:p w14:paraId="06B999BA" w14:textId="77777777" w:rsidR="004C4BE9" w:rsidRPr="00770FE0" w:rsidRDefault="004C4BE9" w:rsidP="00796864">
      <w:pPr>
        <w:spacing w:before="0" w:after="0" w:line="480" w:lineRule="auto"/>
        <w:rPr>
          <w:rFonts w:ascii="Times New Roman" w:hAnsi="Times New Roman" w:cs="Times New Roman"/>
          <w:sz w:val="24"/>
          <w:szCs w:val="24"/>
        </w:rPr>
      </w:pPr>
      <w:bookmarkStart w:id="4" w:name="_Hlk186916757"/>
      <w:r w:rsidRPr="00770FE0">
        <w:rPr>
          <w:rFonts w:ascii="Times New Roman" w:hAnsi="Times New Roman" w:cs="Times New Roman"/>
          <w:sz w:val="24"/>
          <w:szCs w:val="24"/>
        </w:rPr>
        <w:t xml:space="preserve">Predation is considered a powerful evolutionary force that drives adaptive radiation, inducing genetic variation and promoting phenotypic diversity (Bond and Kamil 2002; </w:t>
      </w:r>
      <w:proofErr w:type="spellStart"/>
      <w:r w:rsidRPr="00770FE0">
        <w:rPr>
          <w:rFonts w:ascii="Times New Roman" w:hAnsi="Times New Roman" w:cs="Times New Roman"/>
          <w:sz w:val="24"/>
          <w:szCs w:val="24"/>
        </w:rPr>
        <w:t>Nosil</w:t>
      </w:r>
      <w:proofErr w:type="spellEnd"/>
      <w:r w:rsidRPr="00770FE0">
        <w:rPr>
          <w:rFonts w:ascii="Times New Roman" w:hAnsi="Times New Roman" w:cs="Times New Roman"/>
          <w:sz w:val="24"/>
          <w:szCs w:val="24"/>
        </w:rPr>
        <w:t xml:space="preserve"> and </w:t>
      </w:r>
      <w:proofErr w:type="spellStart"/>
      <w:r w:rsidRPr="00770FE0">
        <w:rPr>
          <w:rFonts w:ascii="Times New Roman" w:hAnsi="Times New Roman" w:cs="Times New Roman"/>
          <w:sz w:val="24"/>
          <w:szCs w:val="24"/>
        </w:rPr>
        <w:t>Crepi</w:t>
      </w:r>
      <w:proofErr w:type="spellEnd"/>
      <w:r w:rsidRPr="00770FE0">
        <w:rPr>
          <w:rFonts w:ascii="Times New Roman" w:hAnsi="Times New Roman" w:cs="Times New Roman"/>
          <w:sz w:val="24"/>
          <w:szCs w:val="24"/>
        </w:rPr>
        <w:t xml:space="preserve"> 2006; </w:t>
      </w:r>
      <w:proofErr w:type="spellStart"/>
      <w:r w:rsidRPr="00770FE0">
        <w:rPr>
          <w:rFonts w:ascii="Times New Roman" w:hAnsi="Times New Roman" w:cs="Times New Roman"/>
          <w:sz w:val="24"/>
          <w:szCs w:val="24"/>
        </w:rPr>
        <w:t>Tigreros</w:t>
      </w:r>
      <w:proofErr w:type="spellEnd"/>
      <w:r w:rsidRPr="00770FE0">
        <w:rPr>
          <w:rFonts w:ascii="Times New Roman" w:hAnsi="Times New Roman" w:cs="Times New Roman"/>
          <w:sz w:val="24"/>
          <w:szCs w:val="24"/>
        </w:rPr>
        <w:t xml:space="preserve"> </w:t>
      </w:r>
      <w:r w:rsidRPr="001A18FD">
        <w:rPr>
          <w:rFonts w:ascii="Times New Roman" w:hAnsi="Times New Roman" w:cs="Times New Roman"/>
          <w:sz w:val="24"/>
          <w:szCs w:val="24"/>
        </w:rPr>
        <w:t>et al</w:t>
      </w:r>
      <w:r w:rsidRPr="00770FE0">
        <w:rPr>
          <w:rFonts w:ascii="Times New Roman" w:hAnsi="Times New Roman" w:cs="Times New Roman"/>
          <w:sz w:val="24"/>
          <w:szCs w:val="24"/>
        </w:rPr>
        <w:t xml:space="preserve">. 2021). As an ecological mechanism, its effect is noticeable at different ecological scales, shaping prey distributions, habitat use, population dynamics, food webs, and ensuring the flow of energy through ecosystems (Guo </w:t>
      </w:r>
      <w:r w:rsidRPr="00375AF4">
        <w:rPr>
          <w:rFonts w:ascii="Times New Roman" w:hAnsi="Times New Roman" w:cs="Times New Roman"/>
          <w:sz w:val="24"/>
          <w:szCs w:val="24"/>
        </w:rPr>
        <w:t>et al.</w:t>
      </w:r>
      <w:r w:rsidRPr="00770FE0">
        <w:rPr>
          <w:rFonts w:ascii="Times New Roman" w:hAnsi="Times New Roman" w:cs="Times New Roman"/>
          <w:sz w:val="24"/>
          <w:szCs w:val="24"/>
        </w:rPr>
        <w:t xml:space="preserve"> 2023; Johnson-Bice et al. 2023; Carroll et al. 2024; Orrick et al. 2024). Being preyed upon may be the most tearing fate an individual can face in its lifetime. Avoiding predation is therefore critical to individual's fitness (Palmer and Packer 2021). Evolution offers remarkable examples of how natural selection has shaped strategies for organisms to prevent predator detection or defend themselves after being detected (Ruxton et al. 2018). The former associate phenotypical variations, such as color patterns, transparency, and morphological outgrowths, with behavioral changes that help organisms avoid detection or be misidentified as an inedible object like sticks, leaves, seaweed, or bird-droppings (Arias et al. 2019; Cuthill 2019; Stevens and Ruxton 2019). Additionally, the latter make organisms unprofitable for predators, such as developing spines, stingers, toxins, or even warning signals (Ruxton et al. 2018). In this way, the presence of predators in a given community can force prey to make behavioral choices between vital activities, such as feeding, and avoiding contact with predators by reducing activity or seeking refuge (Chauhan et al. 2024; Liao et al. 2024).</w:t>
      </w:r>
    </w:p>
    <w:p w14:paraId="17A315AD" w14:textId="77777777" w:rsidR="00364E49" w:rsidRDefault="00364E49" w:rsidP="00796864">
      <w:pPr>
        <w:spacing w:before="0" w:after="0" w:line="480" w:lineRule="auto"/>
        <w:rPr>
          <w:rFonts w:ascii="Times New Roman" w:hAnsi="Times New Roman" w:cs="Times New Roman"/>
          <w:sz w:val="24"/>
          <w:szCs w:val="24"/>
        </w:rPr>
      </w:pPr>
    </w:p>
    <w:p w14:paraId="194B1D69" w14:textId="1998D7FF" w:rsidR="004C4BE9" w:rsidRPr="00770FE0" w:rsidRDefault="004C4BE9" w:rsidP="00796864">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lastRenderedPageBreak/>
        <w:t xml:space="preserve">Chitons, or polyplacophorans, are eight-shell plate-bearing mollusks that are strongly associated with hard marine substrates (Eernisse 2007). As a lineage, polyplacophorans have survived major climate changes and transformation of Earth’s surface throughout its history (Wanninger and Wollesen 2019). Their articulating shell-armature are similar to ancestral chitons species from the early Cambrian (ca. 540 Mya) and has been well-conserved in the living chitons lineages from the early Carboniferous ca. 340 mya (Sigwart 2009; </w:t>
      </w:r>
      <w:proofErr w:type="spellStart"/>
      <w:r w:rsidRPr="00770FE0">
        <w:rPr>
          <w:rFonts w:ascii="Times New Roman" w:hAnsi="Times New Roman" w:cs="Times New Roman"/>
          <w:sz w:val="24"/>
          <w:szCs w:val="24"/>
        </w:rPr>
        <w:t>Parkhaev</w:t>
      </w:r>
      <w:proofErr w:type="spellEnd"/>
      <w:r w:rsidRPr="00770FE0">
        <w:rPr>
          <w:rFonts w:ascii="Times New Roman" w:hAnsi="Times New Roman" w:cs="Times New Roman"/>
          <w:sz w:val="24"/>
          <w:szCs w:val="24"/>
        </w:rPr>
        <w:t xml:space="preserve"> 2017). Chitons occupy a diverse array of environments, including rocky shores, coral reefs, sandstone reefs, boulder fields, pebbles, </w:t>
      </w:r>
      <w:proofErr w:type="spellStart"/>
      <w:r w:rsidRPr="00770FE0">
        <w:rPr>
          <w:rFonts w:ascii="Times New Roman" w:hAnsi="Times New Roman" w:cs="Times New Roman"/>
          <w:sz w:val="24"/>
          <w:szCs w:val="24"/>
        </w:rPr>
        <w:t>rhodolith</w:t>
      </w:r>
      <w:proofErr w:type="spellEnd"/>
      <w:r w:rsidRPr="00770FE0">
        <w:rPr>
          <w:rFonts w:ascii="Times New Roman" w:hAnsi="Times New Roman" w:cs="Times New Roman"/>
          <w:sz w:val="24"/>
          <w:szCs w:val="24"/>
        </w:rPr>
        <w:t xml:space="preserve"> beds, and seagrass meadows, as well as unconventional deep habitats such sunken woods, whale bones, and hydrothermal vents </w:t>
      </w:r>
      <w:hyperlink r:id="rId8">
        <w:r w:rsidRPr="00770FE0">
          <w:rPr>
            <w:rFonts w:ascii="Times New Roman" w:hAnsi="Times New Roman" w:cs="Times New Roman"/>
            <w:sz w:val="24"/>
            <w:szCs w:val="24"/>
          </w:rPr>
          <w:t>(Kangas and Shepherd 1984; Schwabe and Sellanes 2004; Konar et al. 2006; Saito et al. 2008; Barros et al. 2013; Reyes-Gómez et al. 2017; Sigwart 2017; Barboza 2019)</w:t>
        </w:r>
      </w:hyperlink>
      <w:r w:rsidRPr="00770FE0">
        <w:rPr>
          <w:rFonts w:ascii="Times New Roman" w:hAnsi="Times New Roman" w:cs="Times New Roman"/>
          <w:sz w:val="24"/>
          <w:szCs w:val="24"/>
        </w:rPr>
        <w:t xml:space="preserve">. They use an iron-mineralized radula to scrape food from the substrate, often ingesting various organisms or even sediment particles in the process (Fulton 1975; </w:t>
      </w:r>
      <w:proofErr w:type="spellStart"/>
      <w:r w:rsidRPr="00770FE0">
        <w:rPr>
          <w:rFonts w:ascii="Times New Roman" w:hAnsi="Times New Roman" w:cs="Times New Roman"/>
          <w:sz w:val="24"/>
          <w:szCs w:val="24"/>
        </w:rPr>
        <w:t>Joester</w:t>
      </w:r>
      <w:proofErr w:type="spellEnd"/>
      <w:r w:rsidRPr="00770FE0">
        <w:rPr>
          <w:rFonts w:ascii="Times New Roman" w:hAnsi="Times New Roman" w:cs="Times New Roman"/>
          <w:sz w:val="24"/>
          <w:szCs w:val="24"/>
        </w:rPr>
        <w:t xml:space="preserve"> and Brooker 2016). As a result, many intertidal chitons capable of digesting both animal and plant matter are considered browsing omnivorous (</w:t>
      </w:r>
      <w:proofErr w:type="spellStart"/>
      <w:r w:rsidRPr="00770FE0">
        <w:rPr>
          <w:rFonts w:ascii="Times New Roman" w:hAnsi="Times New Roman" w:cs="Times New Roman"/>
          <w:sz w:val="24"/>
          <w:szCs w:val="24"/>
        </w:rPr>
        <w:t>Latyshev</w:t>
      </w:r>
      <w:proofErr w:type="spellEnd"/>
      <w:r w:rsidRPr="00770FE0">
        <w:rPr>
          <w:rFonts w:ascii="Times New Roman" w:hAnsi="Times New Roman" w:cs="Times New Roman"/>
          <w:sz w:val="24"/>
          <w:szCs w:val="24"/>
        </w:rPr>
        <w:t xml:space="preserve"> 2004; Sigwart and Schwabe 2017). Ecologically, chitons can regulate algae growth through grazing, while also exerting an unintentional “bulldozing-effect” on larvae and post-metamorphic invertebrate stages, influencing heterogeneity and community composition (Aguilera and Navarrete 2007, 2012; Aguilera et al. 2015; Liversage and Kotta 2019).</w:t>
      </w:r>
    </w:p>
    <w:p w14:paraId="09F78A4F" w14:textId="77777777" w:rsidR="00364E49" w:rsidRDefault="00364E49" w:rsidP="00796864">
      <w:pPr>
        <w:spacing w:before="0" w:after="0" w:line="480" w:lineRule="auto"/>
        <w:rPr>
          <w:rFonts w:ascii="Times New Roman" w:hAnsi="Times New Roman" w:cs="Times New Roman"/>
          <w:sz w:val="24"/>
          <w:szCs w:val="24"/>
        </w:rPr>
      </w:pPr>
    </w:p>
    <w:p w14:paraId="71B3F865" w14:textId="7423516C" w:rsidR="004C4BE9" w:rsidRPr="00770FE0" w:rsidRDefault="004C4BE9" w:rsidP="00796864">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Details on chiton predators are not included in major undergraduate textbooks on invertebrate biology (Brusca et al. 2023). This information is scattered throughout scientific literature of various fields, including zoology, ecology, and animal behavior, and may even be unknown to chiton researchers who are confined to literature of their specific group. Most studies focus on the diets of other animals, where chitons are merely one of the food items found in the species’ stomach/gut contents (Irons et al. 1986; </w:t>
      </w:r>
      <w:proofErr w:type="spellStart"/>
      <w:r w:rsidRPr="00770FE0">
        <w:rPr>
          <w:rFonts w:ascii="Times New Roman" w:hAnsi="Times New Roman" w:cs="Times New Roman"/>
          <w:sz w:val="24"/>
          <w:szCs w:val="24"/>
        </w:rPr>
        <w:t>Petracci</w:t>
      </w:r>
      <w:proofErr w:type="spellEnd"/>
      <w:r w:rsidRPr="00770FE0">
        <w:rPr>
          <w:rFonts w:ascii="Times New Roman" w:hAnsi="Times New Roman" w:cs="Times New Roman"/>
          <w:sz w:val="24"/>
          <w:szCs w:val="24"/>
        </w:rPr>
        <w:t xml:space="preserve"> et al. 2004). Additionally, chitons are often overlooked by the untrained eye and are deemed ‘rare’ by conventional marine ecology methods. This probably is </w:t>
      </w:r>
      <w:r w:rsidRPr="00770FE0">
        <w:rPr>
          <w:rFonts w:ascii="Times New Roman" w:hAnsi="Times New Roman" w:cs="Times New Roman"/>
          <w:sz w:val="24"/>
          <w:szCs w:val="24"/>
        </w:rPr>
        <w:lastRenderedPageBreak/>
        <w:t xml:space="preserve">because chitons are typically negatively photosensitive, hiding in crevices, holes, depressions, or under rocks during daylight low tides – the period when the most marine ecology studies are conducted (Miller </w:t>
      </w:r>
      <w:r w:rsidR="00F11472">
        <w:rPr>
          <w:rFonts w:ascii="Times New Roman" w:hAnsi="Times New Roman" w:cs="Times New Roman"/>
          <w:sz w:val="24"/>
          <w:szCs w:val="24"/>
        </w:rPr>
        <w:t>and</w:t>
      </w:r>
      <w:r w:rsidRPr="00770FE0">
        <w:rPr>
          <w:rFonts w:ascii="Times New Roman" w:hAnsi="Times New Roman" w:cs="Times New Roman"/>
          <w:sz w:val="24"/>
          <w:szCs w:val="24"/>
        </w:rPr>
        <w:t xml:space="preserve"> Ambrose, 2000; Vermeiren </w:t>
      </w:r>
      <w:r w:rsidR="00F11472">
        <w:rPr>
          <w:rFonts w:ascii="Times New Roman" w:hAnsi="Times New Roman" w:cs="Times New Roman"/>
          <w:sz w:val="24"/>
          <w:szCs w:val="24"/>
        </w:rPr>
        <w:t>and</w:t>
      </w:r>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Seaves</w:t>
      </w:r>
      <w:proofErr w:type="spellEnd"/>
      <w:r w:rsidRPr="00770FE0">
        <w:rPr>
          <w:rFonts w:ascii="Times New Roman" w:hAnsi="Times New Roman" w:cs="Times New Roman"/>
          <w:sz w:val="24"/>
          <w:szCs w:val="24"/>
        </w:rPr>
        <w:t>, 2014; Montes et al. 2021). On intertidal boulder reefs, they are often seen crawling and feeding on the side surfaces of boulders during nighttime low tides (</w:t>
      </w:r>
      <w:proofErr w:type="spellStart"/>
      <w:r w:rsidRPr="00770FE0">
        <w:rPr>
          <w:rFonts w:ascii="Times New Roman" w:hAnsi="Times New Roman" w:cs="Times New Roman"/>
          <w:sz w:val="24"/>
          <w:szCs w:val="24"/>
        </w:rPr>
        <w:t>Jörger</w:t>
      </w:r>
      <w:proofErr w:type="spellEnd"/>
      <w:r w:rsidRPr="00770FE0">
        <w:rPr>
          <w:rFonts w:ascii="Times New Roman" w:hAnsi="Times New Roman" w:cs="Times New Roman"/>
          <w:sz w:val="24"/>
          <w:szCs w:val="24"/>
        </w:rPr>
        <w:t xml:space="preserve"> et al. 2008; Liversage </w:t>
      </w:r>
      <w:r w:rsidR="00F77E1D">
        <w:rPr>
          <w:rFonts w:ascii="Times New Roman" w:hAnsi="Times New Roman" w:cs="Times New Roman"/>
          <w:sz w:val="24"/>
          <w:szCs w:val="24"/>
        </w:rPr>
        <w:t>and</w:t>
      </w:r>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Benkendorff</w:t>
      </w:r>
      <w:proofErr w:type="spellEnd"/>
      <w:r w:rsidRPr="00770FE0">
        <w:rPr>
          <w:rFonts w:ascii="Times New Roman" w:hAnsi="Times New Roman" w:cs="Times New Roman"/>
          <w:sz w:val="24"/>
          <w:szCs w:val="24"/>
        </w:rPr>
        <w:t xml:space="preserve"> 2017), though their activity patterns seem to vary by species and habitat type (</w:t>
      </w:r>
      <w:proofErr w:type="spellStart"/>
      <w:r w:rsidRPr="00770FE0">
        <w:rPr>
          <w:rFonts w:ascii="Times New Roman" w:hAnsi="Times New Roman" w:cs="Times New Roman"/>
          <w:sz w:val="24"/>
          <w:szCs w:val="24"/>
        </w:rPr>
        <w:t>Demopulos</w:t>
      </w:r>
      <w:proofErr w:type="spellEnd"/>
      <w:r w:rsidRPr="00770FE0">
        <w:rPr>
          <w:rFonts w:ascii="Times New Roman" w:hAnsi="Times New Roman" w:cs="Times New Roman"/>
          <w:sz w:val="24"/>
          <w:szCs w:val="24"/>
        </w:rPr>
        <w:t xml:space="preserve">, 1975; Kangas </w:t>
      </w:r>
      <w:r w:rsidR="00F77E1D">
        <w:rPr>
          <w:rFonts w:ascii="Times New Roman" w:hAnsi="Times New Roman" w:cs="Times New Roman"/>
          <w:sz w:val="24"/>
          <w:szCs w:val="24"/>
        </w:rPr>
        <w:t>and</w:t>
      </w:r>
      <w:r w:rsidRPr="00770FE0">
        <w:rPr>
          <w:rFonts w:ascii="Times New Roman" w:hAnsi="Times New Roman" w:cs="Times New Roman"/>
          <w:sz w:val="24"/>
          <w:szCs w:val="24"/>
        </w:rPr>
        <w:t xml:space="preserve"> Shepherd 1984; </w:t>
      </w:r>
      <w:proofErr w:type="spellStart"/>
      <w:r w:rsidRPr="00770FE0">
        <w:rPr>
          <w:rFonts w:ascii="Times New Roman" w:hAnsi="Times New Roman" w:cs="Times New Roman"/>
          <w:sz w:val="24"/>
          <w:szCs w:val="24"/>
        </w:rPr>
        <w:t>Cretchley</w:t>
      </w:r>
      <w:proofErr w:type="spellEnd"/>
      <w:r w:rsidRPr="00770FE0">
        <w:rPr>
          <w:rFonts w:ascii="Times New Roman" w:hAnsi="Times New Roman" w:cs="Times New Roman"/>
          <w:sz w:val="24"/>
          <w:szCs w:val="24"/>
        </w:rPr>
        <w:t xml:space="preserve"> et al. 1997). Chitons’ activity patterns are influenced by a variety of tidal and non-tidal rhythms, such as tidal regimes, the light-dark daily cycle, season, and climate </w:t>
      </w:r>
      <w:hyperlink r:id="rId9">
        <w:r w:rsidRPr="00770FE0">
          <w:rPr>
            <w:rFonts w:ascii="Times New Roman" w:hAnsi="Times New Roman" w:cs="Times New Roman"/>
            <w:sz w:val="24"/>
            <w:szCs w:val="24"/>
          </w:rPr>
          <w:t>(Glynn 1970; Ng and Williams 2006; Yoshioka and Fujitani 2006)</w:t>
        </w:r>
      </w:hyperlink>
      <w:r w:rsidRPr="00770FE0">
        <w:rPr>
          <w:rFonts w:ascii="Times New Roman" w:hAnsi="Times New Roman" w:cs="Times New Roman"/>
          <w:sz w:val="24"/>
          <w:szCs w:val="24"/>
        </w:rPr>
        <w:t xml:space="preserve">. These patterns seem to be related to protecting them from direct solar radiation, and preventing high temperature and desiccation </w:t>
      </w:r>
      <w:hyperlink r:id="rId10">
        <w:r w:rsidRPr="00770FE0">
          <w:rPr>
            <w:rFonts w:ascii="Times New Roman" w:hAnsi="Times New Roman" w:cs="Times New Roman"/>
            <w:sz w:val="24"/>
            <w:szCs w:val="24"/>
          </w:rPr>
          <w:t>(Shick 2007)</w:t>
        </w:r>
      </w:hyperlink>
      <w:r w:rsidRPr="00770FE0">
        <w:rPr>
          <w:rFonts w:ascii="Times New Roman" w:hAnsi="Times New Roman" w:cs="Times New Roman"/>
          <w:sz w:val="24"/>
          <w:szCs w:val="24"/>
        </w:rPr>
        <w:t xml:space="preserve">. Ecologically, it is assumed that the chitons’ permanence under boulders during daylight provides not only physiological benefits to fitness but also protection from potential visual guided predators </w:t>
      </w:r>
      <w:hyperlink r:id="rId11">
        <w:r w:rsidRPr="00770FE0">
          <w:rPr>
            <w:rFonts w:ascii="Times New Roman" w:hAnsi="Times New Roman" w:cs="Times New Roman"/>
            <w:sz w:val="24"/>
            <w:szCs w:val="24"/>
          </w:rPr>
          <w:t>(Schmitt 1982; Rodrigues and Absalão 2005)</w:t>
        </w:r>
      </w:hyperlink>
      <w:r w:rsidRPr="00770FE0">
        <w:rPr>
          <w:rFonts w:ascii="Times New Roman" w:hAnsi="Times New Roman" w:cs="Times New Roman"/>
          <w:sz w:val="24"/>
          <w:szCs w:val="24"/>
        </w:rPr>
        <w:t>.</w:t>
      </w:r>
    </w:p>
    <w:p w14:paraId="343E9B1A" w14:textId="77777777" w:rsidR="00364E49" w:rsidRDefault="00364E49" w:rsidP="00796864">
      <w:pPr>
        <w:spacing w:before="0" w:after="0" w:line="480" w:lineRule="auto"/>
        <w:rPr>
          <w:rFonts w:ascii="Times New Roman" w:hAnsi="Times New Roman" w:cs="Times New Roman"/>
          <w:sz w:val="24"/>
          <w:szCs w:val="24"/>
        </w:rPr>
      </w:pPr>
    </w:p>
    <w:p w14:paraId="204D1DD3" w14:textId="61FFFA9F" w:rsidR="004C4BE9" w:rsidRPr="00770FE0" w:rsidRDefault="004C4BE9" w:rsidP="00796864">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Octopuses are a prominent shallow-water predator adapted for foraging and feeding in complex marine habitat such as boulder reefs </w:t>
      </w:r>
      <w:hyperlink r:id="rId12">
        <w:r w:rsidRPr="00770FE0">
          <w:rPr>
            <w:rFonts w:ascii="Times New Roman" w:hAnsi="Times New Roman" w:cs="Times New Roman"/>
            <w:sz w:val="24"/>
            <w:szCs w:val="24"/>
          </w:rPr>
          <w:t>(Mather 2021)</w:t>
        </w:r>
      </w:hyperlink>
      <w:r w:rsidRPr="00770FE0">
        <w:rPr>
          <w:rFonts w:ascii="Times New Roman" w:hAnsi="Times New Roman" w:cs="Times New Roman"/>
          <w:sz w:val="24"/>
          <w:szCs w:val="24"/>
        </w:rPr>
        <w:t xml:space="preserve">. They use multiple sensory information to perceive their surroundings and navigate within their environment, including vision, mechanoreception, and chemical sensing </w:t>
      </w:r>
      <w:hyperlink r:id="rId13">
        <w:r w:rsidRPr="00770FE0">
          <w:rPr>
            <w:rFonts w:ascii="Times New Roman" w:hAnsi="Times New Roman" w:cs="Times New Roman"/>
            <w:sz w:val="24"/>
            <w:szCs w:val="24"/>
          </w:rPr>
          <w:t>(Buresch et al. 2022)</w:t>
        </w:r>
      </w:hyperlink>
      <w:r w:rsidRPr="00770FE0">
        <w:rPr>
          <w:rFonts w:ascii="Times New Roman" w:hAnsi="Times New Roman" w:cs="Times New Roman"/>
          <w:sz w:val="24"/>
          <w:szCs w:val="24"/>
        </w:rPr>
        <w:t xml:space="preserve">. Octopus predation is probably a major cause of mortality for many benthic marine species, especially for crabs, bivalves, and gastropods </w:t>
      </w:r>
      <w:hyperlink r:id="rId14">
        <w:r w:rsidRPr="00770FE0">
          <w:rPr>
            <w:rFonts w:ascii="Times New Roman" w:hAnsi="Times New Roman" w:cs="Times New Roman"/>
            <w:sz w:val="24"/>
            <w:szCs w:val="24"/>
          </w:rPr>
          <w:t>(Anderson et al. 2008)</w:t>
        </w:r>
      </w:hyperlink>
      <w:r w:rsidRPr="00770FE0">
        <w:rPr>
          <w:rFonts w:ascii="Times New Roman" w:hAnsi="Times New Roman" w:cs="Times New Roman"/>
          <w:sz w:val="24"/>
          <w:szCs w:val="24"/>
        </w:rPr>
        <w:t xml:space="preserve">. Chitons can also be included in octopus's diet, although they seem to be a less preferred prey </w:t>
      </w:r>
      <w:hyperlink r:id="rId15">
        <w:r w:rsidRPr="00770FE0">
          <w:rPr>
            <w:rFonts w:ascii="Times New Roman" w:hAnsi="Times New Roman" w:cs="Times New Roman"/>
            <w:sz w:val="24"/>
            <w:szCs w:val="24"/>
          </w:rPr>
          <w:t>(Mather 1991)</w:t>
        </w:r>
      </w:hyperlink>
      <w:r w:rsidRPr="00770FE0">
        <w:rPr>
          <w:rFonts w:ascii="Times New Roman" w:hAnsi="Times New Roman" w:cs="Times New Roman"/>
          <w:sz w:val="24"/>
          <w:szCs w:val="24"/>
        </w:rPr>
        <w:t xml:space="preserve">. The Brazilian reef octopus, </w:t>
      </w:r>
      <w:r w:rsidRPr="00770FE0">
        <w:rPr>
          <w:rFonts w:ascii="Times New Roman" w:hAnsi="Times New Roman" w:cs="Times New Roman"/>
          <w:i/>
          <w:sz w:val="24"/>
          <w:szCs w:val="24"/>
        </w:rPr>
        <w:t>Octopus insularis</w:t>
      </w:r>
      <w:r w:rsidRPr="00770FE0">
        <w:rPr>
          <w:rFonts w:ascii="Times New Roman" w:hAnsi="Times New Roman" w:cs="Times New Roman"/>
          <w:sz w:val="24"/>
          <w:szCs w:val="24"/>
        </w:rPr>
        <w:t xml:space="preserve"> </w:t>
      </w:r>
      <w:hyperlink r:id="rId16">
        <w:r w:rsidRPr="00770FE0">
          <w:rPr>
            <w:rFonts w:ascii="Times New Roman" w:hAnsi="Times New Roman" w:cs="Times New Roman"/>
            <w:sz w:val="24"/>
            <w:szCs w:val="24"/>
          </w:rPr>
          <w:t>(Leite et al. 2008)</w:t>
        </w:r>
      </w:hyperlink>
      <w:r w:rsidRPr="00770FE0">
        <w:rPr>
          <w:rFonts w:ascii="Times New Roman" w:hAnsi="Times New Roman" w:cs="Times New Roman"/>
          <w:sz w:val="24"/>
          <w:szCs w:val="24"/>
        </w:rPr>
        <w:t xml:space="preserve">, is a diurnal species </w:t>
      </w:r>
      <w:hyperlink r:id="rId17">
        <w:r w:rsidRPr="00770FE0">
          <w:rPr>
            <w:rFonts w:ascii="Times New Roman" w:hAnsi="Times New Roman" w:cs="Times New Roman"/>
            <w:sz w:val="24"/>
            <w:szCs w:val="24"/>
          </w:rPr>
          <w:t>(O’Brien et al. 2023)</w:t>
        </w:r>
      </w:hyperlink>
      <w:r w:rsidRPr="00770FE0">
        <w:rPr>
          <w:rFonts w:ascii="Times New Roman" w:hAnsi="Times New Roman" w:cs="Times New Roman"/>
          <w:sz w:val="24"/>
          <w:szCs w:val="24"/>
        </w:rPr>
        <w:t xml:space="preserve"> with juveniles commonly found in intertidal reefs in northeastern Brazil </w:t>
      </w:r>
      <w:hyperlink r:id="rId18">
        <w:r w:rsidRPr="00770FE0">
          <w:rPr>
            <w:rFonts w:ascii="Times New Roman" w:hAnsi="Times New Roman" w:cs="Times New Roman"/>
            <w:sz w:val="24"/>
            <w:szCs w:val="24"/>
          </w:rPr>
          <w:t>(Batista and Leite 2016)</w:t>
        </w:r>
      </w:hyperlink>
      <w:r w:rsidRPr="00770FE0">
        <w:rPr>
          <w:rFonts w:ascii="Times New Roman" w:hAnsi="Times New Roman" w:cs="Times New Roman"/>
          <w:sz w:val="24"/>
          <w:szCs w:val="24"/>
        </w:rPr>
        <w:t xml:space="preserve">. Their diet consists of small crustaceans, bivalves, and gastropods, with occasional consumption of large preys (Dantas et al. 2022). Chitons may also be a frequent part of their diet (Dantas et al. 2020), but details about which chiton species </w:t>
      </w:r>
      <w:r w:rsidRPr="00770FE0">
        <w:rPr>
          <w:rFonts w:ascii="Times New Roman" w:hAnsi="Times New Roman" w:cs="Times New Roman"/>
          <w:sz w:val="24"/>
          <w:szCs w:val="24"/>
        </w:rPr>
        <w:lastRenderedPageBreak/>
        <w:t>are targeted, conditions and habitat where this interaction occur, and life stages involved remain unknown.</w:t>
      </w:r>
    </w:p>
    <w:p w14:paraId="497DE71E" w14:textId="61FA1E58" w:rsidR="004C4BE9" w:rsidRDefault="004C4BE9" w:rsidP="00796864">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Here, we present a mini-review of the species and animal groups that prey on chitons, based on a literature survey of studies documenting chiton predator-prey relationships. We describe the species that prey on chitons, the conditions under which observations were made, and the chiton species targeted. Additionally, we also documented a direct field observation of the interaction between the Brazilian reef octopus (</w:t>
      </w:r>
      <w:r w:rsidRPr="00770FE0">
        <w:rPr>
          <w:rFonts w:ascii="Times New Roman" w:hAnsi="Times New Roman" w:cs="Times New Roman"/>
          <w:i/>
          <w:iCs/>
          <w:sz w:val="24"/>
          <w:szCs w:val="24"/>
        </w:rPr>
        <w:t>O. insularis</w:t>
      </w:r>
      <w:r w:rsidRPr="00770FE0">
        <w:rPr>
          <w:rFonts w:ascii="Times New Roman" w:hAnsi="Times New Roman" w:cs="Times New Roman"/>
          <w:sz w:val="24"/>
          <w:szCs w:val="24"/>
        </w:rPr>
        <w:t xml:space="preserve">) and </w:t>
      </w:r>
      <w:proofErr w:type="gramStart"/>
      <w:r w:rsidRPr="00770FE0">
        <w:rPr>
          <w:rFonts w:ascii="Times New Roman" w:hAnsi="Times New Roman" w:cs="Times New Roman"/>
          <w:sz w:val="24"/>
          <w:szCs w:val="24"/>
        </w:rPr>
        <w:t>a</w:t>
      </w:r>
      <w:proofErr w:type="gramEnd"/>
      <w:r w:rsidRPr="00770FE0">
        <w:rPr>
          <w:rFonts w:ascii="Times New Roman" w:hAnsi="Times New Roman" w:cs="Times New Roman"/>
          <w:sz w:val="24"/>
          <w:szCs w:val="24"/>
        </w:rPr>
        <w:t xml:space="preserve"> endemic West Atlantic chiton species, </w:t>
      </w:r>
      <w:proofErr w:type="spellStart"/>
      <w:r w:rsidRPr="00770FE0">
        <w:rPr>
          <w:rFonts w:ascii="Times New Roman" w:hAnsi="Times New Roman" w:cs="Times New Roman"/>
          <w:i/>
          <w:iCs/>
          <w:sz w:val="24"/>
          <w:szCs w:val="24"/>
        </w:rPr>
        <w:t>Ischnoplax</w:t>
      </w:r>
      <w:proofErr w:type="spellEnd"/>
      <w:r w:rsidRPr="00770FE0">
        <w:rPr>
          <w:rFonts w:ascii="Times New Roman" w:hAnsi="Times New Roman" w:cs="Times New Roman"/>
          <w:i/>
          <w:iCs/>
          <w:sz w:val="24"/>
          <w:szCs w:val="24"/>
        </w:rPr>
        <w:t xml:space="preserve"> pectinata</w:t>
      </w:r>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G.</w:t>
      </w:r>
      <w:proofErr w:type="gramStart"/>
      <w:r w:rsidRPr="00770FE0">
        <w:rPr>
          <w:rFonts w:ascii="Times New Roman" w:hAnsi="Times New Roman" w:cs="Times New Roman"/>
          <w:sz w:val="24"/>
          <w:szCs w:val="24"/>
        </w:rPr>
        <w:t>B.Sowerby</w:t>
      </w:r>
      <w:proofErr w:type="spellEnd"/>
      <w:proofErr w:type="gramEnd"/>
      <w:r w:rsidRPr="00770FE0">
        <w:rPr>
          <w:rFonts w:ascii="Times New Roman" w:hAnsi="Times New Roman" w:cs="Times New Roman"/>
          <w:sz w:val="24"/>
          <w:szCs w:val="24"/>
        </w:rPr>
        <w:t xml:space="preserve"> II, 1840), with scarce ecological data.</w:t>
      </w:r>
    </w:p>
    <w:p w14:paraId="3DBB01CD" w14:textId="77777777" w:rsidR="005B6630" w:rsidRPr="00770FE0" w:rsidRDefault="005B6630" w:rsidP="007D61FC">
      <w:pPr>
        <w:spacing w:before="0" w:after="0" w:line="480" w:lineRule="auto"/>
        <w:ind w:firstLine="720"/>
        <w:rPr>
          <w:rFonts w:ascii="Times New Roman" w:hAnsi="Times New Roman" w:cs="Times New Roman"/>
          <w:strike/>
          <w:sz w:val="24"/>
          <w:szCs w:val="24"/>
        </w:rPr>
      </w:pPr>
    </w:p>
    <w:bookmarkEnd w:id="4"/>
    <w:p w14:paraId="0000000A" w14:textId="3FB292CC" w:rsidR="00F7227B" w:rsidRDefault="00796864" w:rsidP="00364E49">
      <w:pPr>
        <w:pStyle w:val="Ttulo1"/>
      </w:pPr>
      <w:r w:rsidRPr="00770FE0">
        <w:t>Materials and methods</w:t>
      </w:r>
    </w:p>
    <w:p w14:paraId="0000000B" w14:textId="77777777" w:rsidR="00F7227B" w:rsidRPr="00796864" w:rsidRDefault="00000000" w:rsidP="00364E49">
      <w:pPr>
        <w:pStyle w:val="Ttulo2"/>
      </w:pPr>
      <w:bookmarkStart w:id="5" w:name="_j1kk3r954gms" w:colFirst="0" w:colLast="0"/>
      <w:bookmarkEnd w:id="5"/>
      <w:r w:rsidRPr="00796864">
        <w:t>Study site</w:t>
      </w:r>
    </w:p>
    <w:p w14:paraId="14A1BC55" w14:textId="4898ABFE" w:rsidR="00232C9D" w:rsidRDefault="00232C9D" w:rsidP="00796864">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Observation occurred along an intertidal reef in Santa Rita beach (05°41′S, 35°11′W), Rio Grande do Norte, Brazil (Fig</w:t>
      </w:r>
      <w:r w:rsidR="006C049E">
        <w:rPr>
          <w:rFonts w:ascii="Times New Roman" w:hAnsi="Times New Roman" w:cs="Times New Roman"/>
          <w:sz w:val="24"/>
          <w:szCs w:val="24"/>
        </w:rPr>
        <w:t>.</w:t>
      </w:r>
      <w:r w:rsidRPr="00770FE0">
        <w:rPr>
          <w:rFonts w:ascii="Times New Roman" w:hAnsi="Times New Roman" w:cs="Times New Roman"/>
          <w:sz w:val="24"/>
          <w:szCs w:val="24"/>
        </w:rPr>
        <w:t xml:space="preserve"> 1). The region presents a tropical humid climate, with rainfall occurring during the austral spring </w:t>
      </w:r>
      <w:hyperlink r:id="rId19">
        <w:r w:rsidRPr="00770FE0">
          <w:rPr>
            <w:rFonts w:ascii="Times New Roman" w:hAnsi="Times New Roman" w:cs="Times New Roman"/>
            <w:sz w:val="24"/>
            <w:szCs w:val="24"/>
          </w:rPr>
          <w:t>(Vital et al. 2016)</w:t>
        </w:r>
      </w:hyperlink>
      <w:r w:rsidRPr="00770FE0">
        <w:rPr>
          <w:rFonts w:ascii="Times New Roman" w:hAnsi="Times New Roman" w:cs="Times New Roman"/>
          <w:sz w:val="24"/>
          <w:szCs w:val="24"/>
        </w:rPr>
        <w:t xml:space="preserve">. Winds come predominantly from the southeast </w:t>
      </w:r>
      <w:hyperlink r:id="rId20">
        <w:r w:rsidRPr="00770FE0">
          <w:rPr>
            <w:rFonts w:ascii="Times New Roman" w:hAnsi="Times New Roman" w:cs="Times New Roman"/>
            <w:sz w:val="24"/>
            <w:szCs w:val="24"/>
          </w:rPr>
          <w:t>(Silva et al. 2002)</w:t>
        </w:r>
      </w:hyperlink>
      <w:r w:rsidRPr="00770FE0">
        <w:rPr>
          <w:rFonts w:ascii="Times New Roman" w:hAnsi="Times New Roman" w:cs="Times New Roman"/>
          <w:sz w:val="24"/>
          <w:szCs w:val="24"/>
        </w:rPr>
        <w:t xml:space="preserve">. Tides are semidiurnal with meso-tidal regime (Vital </w:t>
      </w:r>
      <w:r w:rsidRPr="001D2F01">
        <w:rPr>
          <w:rFonts w:ascii="Times New Roman" w:hAnsi="Times New Roman" w:cs="Times New Roman"/>
          <w:iCs/>
          <w:sz w:val="24"/>
          <w:szCs w:val="24"/>
        </w:rPr>
        <w:t>et al.</w:t>
      </w:r>
      <w:r w:rsidRPr="00770FE0">
        <w:rPr>
          <w:rFonts w:ascii="Times New Roman" w:hAnsi="Times New Roman" w:cs="Times New Roman"/>
          <w:sz w:val="24"/>
          <w:szCs w:val="24"/>
        </w:rPr>
        <w:t xml:space="preserve"> 2016). Siliciclastic sands predominantly dominate the beaches </w:t>
      </w:r>
      <w:hyperlink r:id="rId21">
        <w:r w:rsidRPr="00770FE0">
          <w:rPr>
            <w:rFonts w:ascii="Times New Roman" w:hAnsi="Times New Roman" w:cs="Times New Roman"/>
            <w:sz w:val="24"/>
            <w:szCs w:val="24"/>
          </w:rPr>
          <w:t>(Vital 2009)</w:t>
        </w:r>
      </w:hyperlink>
      <w:r w:rsidRPr="00770FE0">
        <w:rPr>
          <w:rFonts w:ascii="Times New Roman" w:hAnsi="Times New Roman" w:cs="Times New Roman"/>
          <w:sz w:val="24"/>
          <w:szCs w:val="24"/>
        </w:rPr>
        <w:t xml:space="preserve">. The Santa Rita reef is a linear formation along the coast of limited height (no more than 1m). It is characterized by rocky outcrops and irregular boulders, red or black iron-colored, which can either be loosely distributed on the sediment or other rocks </w:t>
      </w:r>
      <w:hyperlink r:id="rId22">
        <w:r w:rsidRPr="00770FE0">
          <w:rPr>
            <w:rFonts w:ascii="Times New Roman" w:hAnsi="Times New Roman" w:cs="Times New Roman"/>
            <w:sz w:val="24"/>
            <w:szCs w:val="24"/>
          </w:rPr>
          <w:t>(Barboza 2019)</w:t>
        </w:r>
      </w:hyperlink>
      <w:r w:rsidRPr="00770FE0">
        <w:rPr>
          <w:rFonts w:ascii="Times New Roman" w:hAnsi="Times New Roman" w:cs="Times New Roman"/>
          <w:sz w:val="24"/>
          <w:szCs w:val="24"/>
        </w:rPr>
        <w:t>.</w:t>
      </w:r>
    </w:p>
    <w:p w14:paraId="4948086F" w14:textId="77777777" w:rsidR="001D2F01" w:rsidRPr="00770FE0" w:rsidRDefault="001D2F01" w:rsidP="007D61FC">
      <w:pPr>
        <w:spacing w:before="0" w:after="0" w:line="480" w:lineRule="auto"/>
        <w:rPr>
          <w:rFonts w:ascii="Times New Roman" w:hAnsi="Times New Roman" w:cs="Times New Roman"/>
          <w:sz w:val="24"/>
          <w:szCs w:val="24"/>
        </w:rPr>
      </w:pPr>
      <w:bookmarkStart w:id="6" w:name="_7q7pir3uhax1" w:colFirst="0" w:colLast="0"/>
      <w:bookmarkEnd w:id="6"/>
    </w:p>
    <w:p w14:paraId="0000000D" w14:textId="0A504C1F" w:rsidR="00F7227B" w:rsidRPr="00796864" w:rsidRDefault="00000000" w:rsidP="00364E49">
      <w:pPr>
        <w:pStyle w:val="Ttulo2"/>
      </w:pPr>
      <w:r w:rsidRPr="00796864">
        <w:t xml:space="preserve">Field </w:t>
      </w:r>
      <w:r w:rsidR="00364E49">
        <w:t>p</w:t>
      </w:r>
      <w:r w:rsidRPr="00796864">
        <w:t>rocedures</w:t>
      </w:r>
    </w:p>
    <w:p w14:paraId="381FF454" w14:textId="77777777" w:rsidR="00232C9D" w:rsidRDefault="00232C9D" w:rsidP="00796864">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As part of the field study on the chiton species </w:t>
      </w:r>
      <w:r w:rsidRPr="00770FE0">
        <w:rPr>
          <w:rFonts w:ascii="Times New Roman" w:hAnsi="Times New Roman" w:cs="Times New Roman"/>
          <w:i/>
          <w:sz w:val="24"/>
          <w:szCs w:val="24"/>
        </w:rPr>
        <w:t>I. pectinata</w:t>
      </w:r>
      <w:r w:rsidRPr="00770FE0">
        <w:rPr>
          <w:rFonts w:ascii="Times New Roman" w:hAnsi="Times New Roman" w:cs="Times New Roman"/>
          <w:sz w:val="24"/>
          <w:szCs w:val="24"/>
        </w:rPr>
        <w:t xml:space="preserve"> (</w:t>
      </w:r>
      <w:r w:rsidRPr="00F7420F">
        <w:rPr>
          <w:rFonts w:ascii="Times New Roman" w:hAnsi="Times New Roman" w:cs="Times New Roman"/>
          <w:sz w:val="24"/>
          <w:szCs w:val="24"/>
        </w:rPr>
        <w:t>in preparation</w:t>
      </w:r>
      <w:r w:rsidRPr="00770FE0">
        <w:rPr>
          <w:rFonts w:ascii="Times New Roman" w:hAnsi="Times New Roman" w:cs="Times New Roman"/>
          <w:sz w:val="24"/>
          <w:szCs w:val="24"/>
        </w:rPr>
        <w:t xml:space="preserve">), measurements of water temperature and tide level relative to the base of the boulder were taken before handling the boulder, while weight was measured as the final step after handling. Water temperature was recorded with a thermometer over five minutes, and tide level was measured using a measuring tape. The boulder’s weight was determined by placing it inside a cloth bag and weighing it with a </w:t>
      </w:r>
      <w:r w:rsidRPr="00770FE0">
        <w:rPr>
          <w:rFonts w:ascii="Times New Roman" w:hAnsi="Times New Roman" w:cs="Times New Roman"/>
          <w:sz w:val="24"/>
          <w:szCs w:val="24"/>
        </w:rPr>
        <w:lastRenderedPageBreak/>
        <w:t>handheld scale. Visual field identification used to determine the octopus’s species (</w:t>
      </w:r>
      <w:r w:rsidRPr="00770FE0">
        <w:rPr>
          <w:rFonts w:ascii="Times New Roman" w:hAnsi="Times New Roman" w:cs="Times New Roman"/>
          <w:i/>
          <w:sz w:val="24"/>
          <w:szCs w:val="24"/>
        </w:rPr>
        <w:t>O. insularis</w:t>
      </w:r>
      <w:r w:rsidRPr="00770FE0">
        <w:rPr>
          <w:rFonts w:ascii="Times New Roman" w:hAnsi="Times New Roman" w:cs="Times New Roman"/>
          <w:sz w:val="24"/>
          <w:szCs w:val="24"/>
        </w:rPr>
        <w:t xml:space="preserve">) was based on distinct red/white body patterns and habitat </w:t>
      </w:r>
      <w:hyperlink r:id="rId23">
        <w:r w:rsidRPr="00770FE0">
          <w:rPr>
            <w:rFonts w:ascii="Times New Roman" w:hAnsi="Times New Roman" w:cs="Times New Roman"/>
            <w:sz w:val="24"/>
            <w:szCs w:val="24"/>
          </w:rPr>
          <w:t>(</w:t>
        </w:r>
        <w:proofErr w:type="spellStart"/>
        <w:r w:rsidRPr="00770FE0">
          <w:rPr>
            <w:rFonts w:ascii="Times New Roman" w:hAnsi="Times New Roman" w:cs="Times New Roman"/>
            <w:sz w:val="24"/>
            <w:szCs w:val="24"/>
          </w:rPr>
          <w:t>O’brien</w:t>
        </w:r>
        <w:proofErr w:type="spellEnd"/>
        <w:r w:rsidRPr="00770FE0">
          <w:rPr>
            <w:rFonts w:ascii="Times New Roman" w:hAnsi="Times New Roman" w:cs="Times New Roman"/>
            <w:sz w:val="24"/>
            <w:szCs w:val="24"/>
          </w:rPr>
          <w:t xml:space="preserve"> et al. 2021)</w:t>
        </w:r>
      </w:hyperlink>
      <w:r w:rsidRPr="00770FE0">
        <w:rPr>
          <w:rFonts w:ascii="Times New Roman" w:hAnsi="Times New Roman" w:cs="Times New Roman"/>
          <w:sz w:val="24"/>
          <w:szCs w:val="24"/>
        </w:rPr>
        <w:t>. The chiton was identified as</w:t>
      </w:r>
      <w:r w:rsidRPr="00770FE0">
        <w:rPr>
          <w:rFonts w:ascii="Times New Roman" w:hAnsi="Times New Roman" w:cs="Times New Roman"/>
          <w:i/>
          <w:sz w:val="24"/>
          <w:szCs w:val="24"/>
        </w:rPr>
        <w:t xml:space="preserve"> I. pectinata</w:t>
      </w:r>
      <w:r w:rsidRPr="00770FE0">
        <w:rPr>
          <w:rFonts w:ascii="Times New Roman" w:hAnsi="Times New Roman" w:cs="Times New Roman"/>
          <w:sz w:val="24"/>
          <w:szCs w:val="24"/>
        </w:rPr>
        <w:t xml:space="preserve">, based on their convex valves sculptured by radial ribs </w:t>
      </w:r>
      <w:hyperlink r:id="rId24">
        <w:r w:rsidRPr="00770FE0">
          <w:rPr>
            <w:rFonts w:ascii="Times New Roman" w:hAnsi="Times New Roman" w:cs="Times New Roman"/>
            <w:sz w:val="24"/>
            <w:szCs w:val="24"/>
          </w:rPr>
          <w:t>(Gomes 2015)</w:t>
        </w:r>
      </w:hyperlink>
      <w:r w:rsidRPr="00770FE0">
        <w:rPr>
          <w:rFonts w:ascii="Times New Roman" w:hAnsi="Times New Roman" w:cs="Times New Roman"/>
          <w:sz w:val="24"/>
          <w:szCs w:val="24"/>
        </w:rPr>
        <w:t>.</w:t>
      </w:r>
    </w:p>
    <w:p w14:paraId="742D57C1" w14:textId="77777777" w:rsidR="00F7420F" w:rsidRPr="00770FE0" w:rsidRDefault="00F7420F" w:rsidP="007D61FC">
      <w:pPr>
        <w:pBdr>
          <w:top w:val="nil"/>
          <w:left w:val="nil"/>
          <w:bottom w:val="nil"/>
          <w:right w:val="nil"/>
          <w:between w:val="nil"/>
        </w:pBdr>
        <w:spacing w:before="0" w:after="0" w:line="480" w:lineRule="auto"/>
        <w:rPr>
          <w:rFonts w:ascii="Times New Roman" w:hAnsi="Times New Roman" w:cs="Times New Roman"/>
          <w:sz w:val="24"/>
          <w:szCs w:val="24"/>
        </w:rPr>
      </w:pPr>
    </w:p>
    <w:p w14:paraId="0000000F" w14:textId="77777777" w:rsidR="00F7227B" w:rsidRPr="00796864" w:rsidRDefault="00000000" w:rsidP="00364E49">
      <w:pPr>
        <w:pStyle w:val="Ttulo2"/>
      </w:pPr>
      <w:bookmarkStart w:id="7" w:name="_k05etn9s8m56" w:colFirst="0" w:colLast="0"/>
      <w:bookmarkEnd w:id="7"/>
      <w:r w:rsidRPr="00796864">
        <w:t>Bibliographic survey</w:t>
      </w:r>
    </w:p>
    <w:p w14:paraId="36A628C2" w14:textId="083F7AA0" w:rsidR="00F7420F" w:rsidRDefault="00232C9D" w:rsidP="00796864">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A bibliographic survey was conducted in the Scopus database using the search term “chiton” OR “</w:t>
      </w:r>
      <w:proofErr w:type="spellStart"/>
      <w:r w:rsidRPr="00770FE0">
        <w:rPr>
          <w:rFonts w:ascii="Times New Roman" w:hAnsi="Times New Roman" w:cs="Times New Roman"/>
          <w:sz w:val="24"/>
          <w:szCs w:val="24"/>
        </w:rPr>
        <w:t>polyplacophora</w:t>
      </w:r>
      <w:proofErr w:type="spellEnd"/>
      <w:r w:rsidRPr="00770FE0">
        <w:rPr>
          <w:rFonts w:ascii="Times New Roman" w:hAnsi="Times New Roman" w:cs="Times New Roman"/>
          <w:sz w:val="24"/>
          <w:szCs w:val="24"/>
        </w:rPr>
        <w:t>” AND “prey” applied to the article title, abstract, and keywords sections. The search was limited to articles and conference papers within the subject area of Biological, Environmental, and Planetary Sciences, restricted to English and Spanish languages, covering the period from 1900 to 2024. The primary survey results were filtered by examining the title and abstracts. Papers were further filtered after a thorough reading. Additionally, a secondary survey was conducted using references from the articles obtained in the primary survey. Additional references were provided by the authors and through contacts with researchers.</w:t>
      </w:r>
      <w:bookmarkStart w:id="8" w:name="_p3k5bwenagjr" w:colFirst="0" w:colLast="0"/>
      <w:bookmarkEnd w:id="8"/>
    </w:p>
    <w:p w14:paraId="66FB4312" w14:textId="77777777" w:rsidR="00F7420F" w:rsidRDefault="00F7420F" w:rsidP="007D61FC">
      <w:pPr>
        <w:pBdr>
          <w:top w:val="nil"/>
          <w:left w:val="nil"/>
          <w:bottom w:val="nil"/>
          <w:right w:val="nil"/>
          <w:between w:val="nil"/>
        </w:pBdr>
        <w:spacing w:before="0" w:after="0" w:line="480" w:lineRule="auto"/>
        <w:rPr>
          <w:rFonts w:ascii="Times New Roman" w:hAnsi="Times New Roman" w:cs="Times New Roman"/>
          <w:sz w:val="24"/>
          <w:szCs w:val="24"/>
        </w:rPr>
      </w:pPr>
    </w:p>
    <w:p w14:paraId="7B05E5EB" w14:textId="5B9881C8" w:rsidR="00F7420F" w:rsidRDefault="00000000" w:rsidP="00364E49">
      <w:pPr>
        <w:pStyle w:val="Ttulo1"/>
      </w:pPr>
      <w:r w:rsidRPr="00F7420F">
        <w:t>R</w:t>
      </w:r>
      <w:r w:rsidR="00364E49" w:rsidRPr="00F7420F">
        <w:t>esults</w:t>
      </w:r>
      <w:bookmarkStart w:id="9" w:name="_s9fo2ekm44j4" w:colFirst="0" w:colLast="0"/>
      <w:bookmarkEnd w:id="9"/>
    </w:p>
    <w:p w14:paraId="13F4BC55" w14:textId="6FB95783" w:rsidR="00F7420F" w:rsidRPr="00364E49" w:rsidRDefault="00A91839" w:rsidP="00364E49">
      <w:pPr>
        <w:pStyle w:val="Ttulo2"/>
      </w:pPr>
      <w:r w:rsidRPr="00364E49">
        <w:t xml:space="preserve">Field </w:t>
      </w:r>
      <w:r w:rsidR="00364E49" w:rsidRPr="00364E49">
        <w:t>o</w:t>
      </w:r>
      <w:r w:rsidRPr="00364E49">
        <w:t>bservation</w:t>
      </w:r>
    </w:p>
    <w:p w14:paraId="166FB1E1" w14:textId="698C6626" w:rsidR="00F7420F" w:rsidRDefault="00232C9D" w:rsidP="00364E49">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On April 13, 2021 (10:50 am), during our ecological fieldwork with </w:t>
      </w:r>
      <w:r w:rsidRPr="00770FE0">
        <w:rPr>
          <w:rFonts w:ascii="Times New Roman" w:hAnsi="Times New Roman" w:cs="Times New Roman"/>
          <w:i/>
          <w:sz w:val="24"/>
          <w:szCs w:val="24"/>
        </w:rPr>
        <w:t>I. pectinata</w:t>
      </w:r>
      <w:r w:rsidRPr="00770FE0">
        <w:rPr>
          <w:rFonts w:ascii="Times New Roman" w:hAnsi="Times New Roman" w:cs="Times New Roman"/>
          <w:sz w:val="24"/>
          <w:szCs w:val="24"/>
        </w:rPr>
        <w:t xml:space="preserve"> at Santa Rita Reef (Fig</w:t>
      </w:r>
      <w:r w:rsidR="006C049E">
        <w:rPr>
          <w:rFonts w:ascii="Times New Roman" w:hAnsi="Times New Roman" w:cs="Times New Roman"/>
          <w:sz w:val="24"/>
          <w:szCs w:val="24"/>
        </w:rPr>
        <w:t>.</w:t>
      </w:r>
      <w:r w:rsidRPr="00770FE0">
        <w:rPr>
          <w:rFonts w:ascii="Times New Roman" w:hAnsi="Times New Roman" w:cs="Times New Roman"/>
          <w:sz w:val="24"/>
          <w:szCs w:val="24"/>
        </w:rPr>
        <w:t xml:space="preserve"> 2A), we encountered a juvenile </w:t>
      </w:r>
      <w:r w:rsidRPr="00770FE0">
        <w:rPr>
          <w:rFonts w:ascii="Times New Roman" w:hAnsi="Times New Roman" w:cs="Times New Roman"/>
          <w:i/>
          <w:sz w:val="24"/>
          <w:szCs w:val="24"/>
        </w:rPr>
        <w:t>O. insularis</w:t>
      </w:r>
      <w:r w:rsidRPr="00770FE0">
        <w:rPr>
          <w:rFonts w:ascii="Times New Roman" w:hAnsi="Times New Roman" w:cs="Times New Roman"/>
          <w:sz w:val="24"/>
          <w:szCs w:val="24"/>
        </w:rPr>
        <w:t xml:space="preserve"> (~2 cm eye distance) feeding on a chiton beneath a boulder we overturned (Fi</w:t>
      </w:r>
      <w:r w:rsidR="006C049E">
        <w:rPr>
          <w:rFonts w:ascii="Times New Roman" w:hAnsi="Times New Roman" w:cs="Times New Roman"/>
          <w:sz w:val="24"/>
          <w:szCs w:val="24"/>
        </w:rPr>
        <w:t>g.</w:t>
      </w:r>
      <w:r w:rsidRPr="00770FE0">
        <w:rPr>
          <w:rFonts w:ascii="Times New Roman" w:hAnsi="Times New Roman" w:cs="Times New Roman"/>
          <w:sz w:val="24"/>
          <w:szCs w:val="24"/>
        </w:rPr>
        <w:t xml:space="preserve"> 2B). Due to the disturbance, the octopus quickly fled, leaving behind fresh chiton remains (Fig</w:t>
      </w:r>
      <w:r w:rsidR="006C049E">
        <w:rPr>
          <w:rFonts w:ascii="Times New Roman" w:hAnsi="Times New Roman" w:cs="Times New Roman"/>
          <w:sz w:val="24"/>
          <w:szCs w:val="24"/>
        </w:rPr>
        <w:t>.</w:t>
      </w:r>
      <w:r w:rsidRPr="00770FE0">
        <w:rPr>
          <w:rFonts w:ascii="Times New Roman" w:hAnsi="Times New Roman" w:cs="Times New Roman"/>
          <w:sz w:val="24"/>
          <w:szCs w:val="24"/>
        </w:rPr>
        <w:t xml:space="preserve"> 2C). T). The boulder (3kg) was situated in the lower </w:t>
      </w:r>
      <w:proofErr w:type="spellStart"/>
      <w:r w:rsidRPr="00770FE0">
        <w:rPr>
          <w:rFonts w:ascii="Times New Roman" w:hAnsi="Times New Roman" w:cs="Times New Roman"/>
          <w:sz w:val="24"/>
          <w:szCs w:val="24"/>
        </w:rPr>
        <w:t>mesolittoral</w:t>
      </w:r>
      <w:proofErr w:type="spellEnd"/>
      <w:r w:rsidRPr="00770FE0">
        <w:rPr>
          <w:rFonts w:ascii="Times New Roman" w:hAnsi="Times New Roman" w:cs="Times New Roman"/>
          <w:sz w:val="24"/>
          <w:szCs w:val="24"/>
        </w:rPr>
        <w:t xml:space="preserve"> zone, resting on a bed of sand and silt. It was exposed during low tide (0.3), but a shallow layer (0.9 cm) of warmer water (30°C) covered its lower portion. The chiton remains (length: 3cm, </w:t>
      </w:r>
      <w:r w:rsidR="006C049E">
        <w:rPr>
          <w:rFonts w:ascii="Times New Roman" w:hAnsi="Times New Roman" w:cs="Times New Roman"/>
          <w:sz w:val="24"/>
          <w:szCs w:val="24"/>
        </w:rPr>
        <w:t>Fig.</w:t>
      </w:r>
      <w:r w:rsidRPr="00770FE0">
        <w:rPr>
          <w:rFonts w:ascii="Times New Roman" w:hAnsi="Times New Roman" w:cs="Times New Roman"/>
          <w:sz w:val="24"/>
          <w:szCs w:val="24"/>
        </w:rPr>
        <w:t xml:space="preserve"> 2C), identified as </w:t>
      </w:r>
      <w:r w:rsidRPr="00770FE0">
        <w:rPr>
          <w:rFonts w:ascii="Times New Roman" w:hAnsi="Times New Roman" w:cs="Times New Roman"/>
          <w:i/>
          <w:sz w:val="24"/>
          <w:szCs w:val="24"/>
        </w:rPr>
        <w:t>I. pectinata</w:t>
      </w:r>
      <w:r w:rsidRPr="00770FE0">
        <w:rPr>
          <w:rFonts w:ascii="Times New Roman" w:hAnsi="Times New Roman" w:cs="Times New Roman"/>
          <w:sz w:val="24"/>
          <w:szCs w:val="24"/>
        </w:rPr>
        <w:t>, exhibited freshness, including foot tissue, gills, and mantles with the head plate (Plate I) disarticulated and partially held by the girdle (</w:t>
      </w:r>
      <w:r w:rsidR="006C049E">
        <w:rPr>
          <w:rFonts w:ascii="Times New Roman" w:hAnsi="Times New Roman" w:cs="Times New Roman"/>
          <w:sz w:val="24"/>
          <w:szCs w:val="24"/>
        </w:rPr>
        <w:t>Fig.</w:t>
      </w:r>
      <w:r w:rsidRPr="00770FE0">
        <w:rPr>
          <w:rFonts w:ascii="Times New Roman" w:hAnsi="Times New Roman" w:cs="Times New Roman"/>
          <w:sz w:val="24"/>
          <w:szCs w:val="24"/>
        </w:rPr>
        <w:t xml:space="preserve"> 2D). We did not observe any apparent drill holes.</w:t>
      </w:r>
      <w:bookmarkStart w:id="10" w:name="_vrra62kt4nct" w:colFirst="0" w:colLast="0"/>
      <w:bookmarkEnd w:id="10"/>
    </w:p>
    <w:p w14:paraId="09068FEF" w14:textId="77777777" w:rsidR="00F7420F" w:rsidRDefault="00F7420F" w:rsidP="007D61FC">
      <w:pPr>
        <w:pBdr>
          <w:top w:val="nil"/>
          <w:left w:val="nil"/>
          <w:bottom w:val="nil"/>
          <w:right w:val="nil"/>
          <w:between w:val="nil"/>
        </w:pBdr>
        <w:spacing w:before="0" w:after="0" w:line="480" w:lineRule="auto"/>
        <w:rPr>
          <w:rFonts w:ascii="Times New Roman" w:hAnsi="Times New Roman" w:cs="Times New Roman"/>
          <w:b/>
          <w:bCs/>
          <w:sz w:val="24"/>
          <w:szCs w:val="24"/>
        </w:rPr>
      </w:pPr>
    </w:p>
    <w:p w14:paraId="2055F158" w14:textId="7BD9128F" w:rsidR="00F7420F" w:rsidRPr="00364E49" w:rsidRDefault="00000000" w:rsidP="00364E49">
      <w:pPr>
        <w:pStyle w:val="Ttulo2"/>
      </w:pPr>
      <w:r w:rsidRPr="00364E49">
        <w:lastRenderedPageBreak/>
        <w:t xml:space="preserve">Chiton </w:t>
      </w:r>
      <w:r w:rsidR="00364E49">
        <w:t>p</w:t>
      </w:r>
      <w:r w:rsidRPr="00364E49">
        <w:t>redators</w:t>
      </w:r>
    </w:p>
    <w:p w14:paraId="6094EB00" w14:textId="083C84DD" w:rsidR="00F7420F" w:rsidRDefault="00232C9D" w:rsidP="00364E49">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Chitons can be preyed upon by several animals from different taxa, including other members of the phylum Mollusca (Table 1). There are </w:t>
      </w:r>
      <w:proofErr w:type="gramStart"/>
      <w:r w:rsidRPr="00770FE0">
        <w:rPr>
          <w:rFonts w:ascii="Times New Roman" w:hAnsi="Times New Roman" w:cs="Times New Roman"/>
          <w:sz w:val="24"/>
          <w:szCs w:val="24"/>
        </w:rPr>
        <w:t>sixty</w:t>
      </w:r>
      <w:r w:rsidR="00C4047E">
        <w:rPr>
          <w:rFonts w:ascii="Times New Roman" w:hAnsi="Times New Roman" w:cs="Times New Roman"/>
          <w:sz w:val="24"/>
          <w:szCs w:val="24"/>
        </w:rPr>
        <w:t xml:space="preserve"> </w:t>
      </w:r>
      <w:r w:rsidRPr="00770FE0">
        <w:rPr>
          <w:rFonts w:ascii="Times New Roman" w:hAnsi="Times New Roman" w:cs="Times New Roman"/>
          <w:sz w:val="24"/>
          <w:szCs w:val="24"/>
        </w:rPr>
        <w:t>four</w:t>
      </w:r>
      <w:proofErr w:type="gramEnd"/>
      <w:r w:rsidRPr="00770FE0">
        <w:rPr>
          <w:rFonts w:ascii="Times New Roman" w:hAnsi="Times New Roman" w:cs="Times New Roman"/>
          <w:sz w:val="24"/>
          <w:szCs w:val="24"/>
        </w:rPr>
        <w:t xml:space="preserve"> recorded species that prey on chitons, although some records do not specify the exact chiton species consumed. The main groups of predators are fishes (30 sp.), starfishes (9 sp.), crabs (8 sp.), birds (6 sp.), octopuses (5 sp.), sea snails (4 sp.), </w:t>
      </w:r>
      <w:proofErr w:type="spellStart"/>
      <w:r w:rsidRPr="00770FE0">
        <w:rPr>
          <w:rFonts w:ascii="Times New Roman" w:hAnsi="Times New Roman" w:cs="Times New Roman"/>
          <w:sz w:val="24"/>
          <w:szCs w:val="24"/>
        </w:rPr>
        <w:t>polychaetes</w:t>
      </w:r>
      <w:proofErr w:type="spellEnd"/>
      <w:r w:rsidRPr="00770FE0">
        <w:rPr>
          <w:rFonts w:ascii="Times New Roman" w:hAnsi="Times New Roman" w:cs="Times New Roman"/>
          <w:sz w:val="24"/>
          <w:szCs w:val="24"/>
        </w:rPr>
        <w:t xml:space="preserve"> (1 sp.), and lobsters (1 sp.). Fish are the most diverse predators of chitons, with species including grunts, wrasses, porgies, blennies, puffers, groupers, boxfish, damselfish, triggerfish, tilefish, squirrelfish, and goatfish. Starfish are also an important predatory group of chitons, although their diversity of predator’s species is predominantly concentrated in the </w:t>
      </w:r>
      <w:proofErr w:type="spellStart"/>
      <w:r w:rsidRPr="00770FE0">
        <w:rPr>
          <w:rFonts w:ascii="Times New Roman" w:hAnsi="Times New Roman" w:cs="Times New Roman"/>
          <w:sz w:val="24"/>
          <w:szCs w:val="24"/>
        </w:rPr>
        <w:t>Asteridae</w:t>
      </w:r>
      <w:proofErr w:type="spellEnd"/>
      <w:r w:rsidRPr="00770FE0">
        <w:rPr>
          <w:rFonts w:ascii="Times New Roman" w:hAnsi="Times New Roman" w:cs="Times New Roman"/>
          <w:sz w:val="24"/>
          <w:szCs w:val="24"/>
        </w:rPr>
        <w:t xml:space="preserve"> family. Among crabs, the richness of species reflected greater family diversity. For birds, the primary predators are gulls, black oystercatchers, harlequin ducks, and common eiders. Among mollusks, all sea snail species, except </w:t>
      </w:r>
      <w:r w:rsidRPr="00770FE0">
        <w:rPr>
          <w:rFonts w:ascii="Times New Roman" w:hAnsi="Times New Roman" w:cs="Times New Roman"/>
          <w:i/>
          <w:iCs/>
          <w:sz w:val="24"/>
          <w:szCs w:val="24"/>
        </w:rPr>
        <w:t xml:space="preserve">L. </w:t>
      </w:r>
      <w:proofErr w:type="spellStart"/>
      <w:r w:rsidRPr="00770FE0">
        <w:rPr>
          <w:rFonts w:ascii="Times New Roman" w:hAnsi="Times New Roman" w:cs="Times New Roman"/>
          <w:i/>
          <w:iCs/>
          <w:sz w:val="24"/>
          <w:szCs w:val="24"/>
        </w:rPr>
        <w:t>dirum</w:t>
      </w:r>
      <w:proofErr w:type="spellEnd"/>
      <w:r w:rsidRPr="00770FE0">
        <w:rPr>
          <w:rFonts w:ascii="Times New Roman" w:hAnsi="Times New Roman" w:cs="Times New Roman"/>
          <w:sz w:val="24"/>
          <w:szCs w:val="24"/>
        </w:rPr>
        <w:t xml:space="preserve">, are </w:t>
      </w:r>
      <w:proofErr w:type="spellStart"/>
      <w:r w:rsidRPr="00770FE0">
        <w:rPr>
          <w:rFonts w:ascii="Times New Roman" w:hAnsi="Times New Roman" w:cs="Times New Roman"/>
          <w:sz w:val="24"/>
          <w:szCs w:val="24"/>
        </w:rPr>
        <w:t>muridic</w:t>
      </w:r>
      <w:proofErr w:type="spellEnd"/>
      <w:r w:rsidRPr="00770FE0">
        <w:rPr>
          <w:rFonts w:ascii="Times New Roman" w:hAnsi="Times New Roman" w:cs="Times New Roman"/>
          <w:sz w:val="24"/>
          <w:szCs w:val="24"/>
        </w:rPr>
        <w:t xml:space="preserve"> gastropods, while 1all octopuses belongs to the genus </w:t>
      </w:r>
      <w:r w:rsidRPr="00770FE0">
        <w:rPr>
          <w:rFonts w:ascii="Times New Roman" w:hAnsi="Times New Roman" w:cs="Times New Roman"/>
          <w:i/>
          <w:iCs/>
          <w:sz w:val="24"/>
          <w:szCs w:val="24"/>
        </w:rPr>
        <w:t>Octopus</w:t>
      </w:r>
      <w:r w:rsidRPr="00770FE0">
        <w:rPr>
          <w:rFonts w:ascii="Times New Roman" w:hAnsi="Times New Roman" w:cs="Times New Roman"/>
          <w:sz w:val="24"/>
          <w:szCs w:val="24"/>
        </w:rPr>
        <w:t xml:space="preserve">. Only one species of </w:t>
      </w:r>
      <w:proofErr w:type="spellStart"/>
      <w:r w:rsidRPr="00770FE0">
        <w:rPr>
          <w:rFonts w:ascii="Times New Roman" w:hAnsi="Times New Roman" w:cs="Times New Roman"/>
          <w:sz w:val="24"/>
          <w:szCs w:val="24"/>
        </w:rPr>
        <w:t>polychaetes</w:t>
      </w:r>
      <w:proofErr w:type="spellEnd"/>
      <w:r w:rsidRPr="00770FE0">
        <w:rPr>
          <w:rFonts w:ascii="Times New Roman" w:hAnsi="Times New Roman" w:cs="Times New Roman"/>
          <w:sz w:val="24"/>
          <w:szCs w:val="24"/>
        </w:rPr>
        <w:t xml:space="preserve">, the bearded </w:t>
      </w:r>
      <w:proofErr w:type="spellStart"/>
      <w:r w:rsidRPr="00770FE0">
        <w:rPr>
          <w:rFonts w:ascii="Times New Roman" w:hAnsi="Times New Roman" w:cs="Times New Roman"/>
          <w:sz w:val="24"/>
          <w:szCs w:val="24"/>
        </w:rPr>
        <w:t>fireworm</w:t>
      </w:r>
      <w:proofErr w:type="spellEnd"/>
      <w:r w:rsidRPr="00770FE0">
        <w:rPr>
          <w:rFonts w:ascii="Times New Roman" w:hAnsi="Times New Roman" w:cs="Times New Roman"/>
          <w:sz w:val="24"/>
          <w:szCs w:val="24"/>
        </w:rPr>
        <w:t xml:space="preserve">, was recorded as preying on chitons and only the Caribbean spine lobster was recorded with chitons in its gut content. </w:t>
      </w:r>
    </w:p>
    <w:p w14:paraId="01365C5D" w14:textId="77777777" w:rsidR="00AC487F" w:rsidRDefault="00232C9D" w:rsidP="00364E49">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Forty-seven species of chitons were either consumed directly or found in the stomach/gut contents of predators. For most predators, only species-specific relationships with chitons have been documented. However, the fish species </w:t>
      </w:r>
      <w:proofErr w:type="spellStart"/>
      <w:r w:rsidRPr="00770FE0">
        <w:rPr>
          <w:rFonts w:ascii="Times New Roman" w:hAnsi="Times New Roman" w:cs="Times New Roman"/>
          <w:i/>
          <w:iCs/>
          <w:sz w:val="24"/>
          <w:szCs w:val="24"/>
        </w:rPr>
        <w:t>Notolabrus</w:t>
      </w:r>
      <w:proofErr w:type="spellEnd"/>
      <w:r w:rsidRPr="00770FE0">
        <w:rPr>
          <w:rFonts w:ascii="Times New Roman" w:hAnsi="Times New Roman" w:cs="Times New Roman"/>
          <w:i/>
          <w:iCs/>
          <w:sz w:val="24"/>
          <w:szCs w:val="24"/>
        </w:rPr>
        <w:t xml:space="preserve"> </w:t>
      </w:r>
      <w:proofErr w:type="spellStart"/>
      <w:r w:rsidRPr="00770FE0">
        <w:rPr>
          <w:rFonts w:ascii="Times New Roman" w:hAnsi="Times New Roman" w:cs="Times New Roman"/>
          <w:i/>
          <w:iCs/>
          <w:sz w:val="24"/>
          <w:szCs w:val="24"/>
        </w:rPr>
        <w:t>tetricus</w:t>
      </w:r>
      <w:proofErr w:type="spellEnd"/>
      <w:r w:rsidRPr="00770FE0">
        <w:rPr>
          <w:rFonts w:ascii="Times New Roman" w:hAnsi="Times New Roman" w:cs="Times New Roman"/>
          <w:sz w:val="24"/>
          <w:szCs w:val="24"/>
        </w:rPr>
        <w:t xml:space="preserve"> and </w:t>
      </w:r>
      <w:proofErr w:type="spellStart"/>
      <w:r w:rsidRPr="00770FE0">
        <w:rPr>
          <w:rFonts w:ascii="Times New Roman" w:hAnsi="Times New Roman" w:cs="Times New Roman"/>
          <w:i/>
          <w:iCs/>
          <w:sz w:val="24"/>
          <w:szCs w:val="24"/>
        </w:rPr>
        <w:t>Diplodus</w:t>
      </w:r>
      <w:proofErr w:type="spellEnd"/>
      <w:r w:rsidRPr="00770FE0">
        <w:rPr>
          <w:rFonts w:ascii="Times New Roman" w:hAnsi="Times New Roman" w:cs="Times New Roman"/>
          <w:i/>
          <w:iCs/>
          <w:sz w:val="24"/>
          <w:szCs w:val="24"/>
        </w:rPr>
        <w:t xml:space="preserve"> vulgaris</w:t>
      </w:r>
      <w:r w:rsidRPr="00770FE0">
        <w:rPr>
          <w:rFonts w:ascii="Times New Roman" w:hAnsi="Times New Roman" w:cs="Times New Roman"/>
          <w:sz w:val="24"/>
          <w:szCs w:val="24"/>
        </w:rPr>
        <w:t xml:space="preserve"> notably prey on a wide variety of chiton species, with the former potentially being a key predator of chitons in boulder field habitats. In these habitats, only octopuses, crabs, and fish have been identified as predator of boulder-dwelling chitons species. Most studies rely on indirect methods such as analyzing stomach or gut content, regurgitation pellets, fecal samples, drill holes (boreholes), or prey remain. Studies reporting direct interactions typically occur under limited or artificial condition, such as prey choice experiments in laboratory or natural settings. Only two studies report </w:t>
      </w:r>
      <w:r w:rsidRPr="00770FE0">
        <w:rPr>
          <w:rFonts w:ascii="Times New Roman" w:hAnsi="Times New Roman" w:cs="Times New Roman"/>
          <w:i/>
          <w:iCs/>
          <w:sz w:val="24"/>
          <w:szCs w:val="24"/>
        </w:rPr>
        <w:t>in situ</w:t>
      </w:r>
      <w:r w:rsidRPr="00770FE0">
        <w:rPr>
          <w:rFonts w:ascii="Times New Roman" w:hAnsi="Times New Roman" w:cs="Times New Roman"/>
          <w:sz w:val="24"/>
          <w:szCs w:val="24"/>
        </w:rPr>
        <w:t xml:space="preserve"> observations I which starfish directly feeding on chitons</w:t>
      </w:r>
      <w:bookmarkStart w:id="11" w:name="_x9n8ynwjs4ef" w:colFirst="0" w:colLast="0"/>
      <w:bookmarkEnd w:id="11"/>
    </w:p>
    <w:p w14:paraId="49063CBB" w14:textId="77777777" w:rsidR="00AC487F" w:rsidRDefault="00AC487F" w:rsidP="007D61FC">
      <w:pPr>
        <w:pBdr>
          <w:top w:val="nil"/>
          <w:left w:val="nil"/>
          <w:bottom w:val="nil"/>
          <w:right w:val="nil"/>
          <w:between w:val="nil"/>
        </w:pBdr>
        <w:spacing w:before="0" w:after="0" w:line="480" w:lineRule="auto"/>
        <w:ind w:firstLine="720"/>
        <w:rPr>
          <w:rFonts w:ascii="Times New Roman" w:hAnsi="Times New Roman" w:cs="Times New Roman"/>
          <w:sz w:val="24"/>
          <w:szCs w:val="24"/>
        </w:rPr>
      </w:pPr>
    </w:p>
    <w:p w14:paraId="00000016" w14:textId="1CD66E83" w:rsidR="00F7227B" w:rsidRDefault="00000000" w:rsidP="00364E49">
      <w:pPr>
        <w:pStyle w:val="Ttulo1"/>
      </w:pPr>
      <w:r w:rsidRPr="00AC487F">
        <w:t>D</w:t>
      </w:r>
      <w:r w:rsidR="00364E49" w:rsidRPr="00AC487F">
        <w:t>iscussion</w:t>
      </w:r>
    </w:p>
    <w:p w14:paraId="23220C7C" w14:textId="77777777" w:rsidR="00A9591C" w:rsidRDefault="00232C9D" w:rsidP="00364E49">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lastRenderedPageBreak/>
        <w:t xml:space="preserve">Chitons are fascinating mollusks found in oceans worldwide, closely associated with hard marine substrates. They play a crucial ecological role in regulating populations of algae and other benthic organisms. Despite of their importance, chitons are relatively unknow to the general public and often overlooked even by biologists. Much of the knowledge about their biology, ecology, and behavior remains scattered across the scientific literature and has not been systematized in major invertebrate biology textbooks, this including details about their predators. In this study, we compile information on species and animal groups that prey on chitons, the contexts of these predator-prey interactions, methods of observation, and the chiton species targeted. The primary predators identified include fish, starfish, crabs, birds, octopuses, sea snails, </w:t>
      </w:r>
      <w:proofErr w:type="spellStart"/>
      <w:r w:rsidRPr="00770FE0">
        <w:rPr>
          <w:rFonts w:ascii="Times New Roman" w:hAnsi="Times New Roman" w:cs="Times New Roman"/>
          <w:sz w:val="24"/>
          <w:szCs w:val="24"/>
        </w:rPr>
        <w:t>polychaetes</w:t>
      </w:r>
      <w:proofErr w:type="spellEnd"/>
      <w:r w:rsidRPr="00770FE0">
        <w:rPr>
          <w:rFonts w:ascii="Times New Roman" w:hAnsi="Times New Roman" w:cs="Times New Roman"/>
          <w:sz w:val="24"/>
          <w:szCs w:val="24"/>
        </w:rPr>
        <w:t xml:space="preserve">, and lobsters. Additionally, we present a new field record of an interaction between a juvenile Brazilian reef octopus, </w:t>
      </w:r>
      <w:r w:rsidRPr="00770FE0">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and the endemic West Atlantic chiton </w:t>
      </w:r>
      <w:proofErr w:type="spellStart"/>
      <w:r w:rsidRPr="00770FE0">
        <w:rPr>
          <w:rFonts w:ascii="Times New Roman" w:hAnsi="Times New Roman" w:cs="Times New Roman"/>
          <w:i/>
          <w:iCs/>
          <w:sz w:val="24"/>
          <w:szCs w:val="24"/>
        </w:rPr>
        <w:t>Ischnoplax</w:t>
      </w:r>
      <w:proofErr w:type="spellEnd"/>
      <w:r w:rsidRPr="00770FE0">
        <w:rPr>
          <w:rFonts w:ascii="Times New Roman" w:hAnsi="Times New Roman" w:cs="Times New Roman"/>
          <w:i/>
          <w:iCs/>
          <w:sz w:val="24"/>
          <w:szCs w:val="24"/>
        </w:rPr>
        <w:t xml:space="preserve"> pectinata</w:t>
      </w:r>
      <w:r w:rsidRPr="00770FE0">
        <w:rPr>
          <w:rFonts w:ascii="Times New Roman" w:hAnsi="Times New Roman" w:cs="Times New Roman"/>
          <w:sz w:val="24"/>
          <w:szCs w:val="24"/>
        </w:rPr>
        <w:t xml:space="preserve">, a species with limited ecological data. This observation is the first documented interspecific relationship between </w:t>
      </w:r>
      <w:r w:rsidRPr="00770FE0">
        <w:rPr>
          <w:rFonts w:ascii="Times New Roman" w:hAnsi="Times New Roman" w:cs="Times New Roman"/>
          <w:i/>
          <w:sz w:val="24"/>
          <w:szCs w:val="24"/>
        </w:rPr>
        <w:t>O. insularis</w:t>
      </w:r>
      <w:r w:rsidRPr="00770FE0">
        <w:rPr>
          <w:rFonts w:ascii="Times New Roman" w:hAnsi="Times New Roman" w:cs="Times New Roman"/>
          <w:sz w:val="24"/>
          <w:szCs w:val="24"/>
        </w:rPr>
        <w:t xml:space="preserve"> and </w:t>
      </w:r>
      <w:r w:rsidRPr="00770FE0">
        <w:rPr>
          <w:rFonts w:ascii="Times New Roman" w:hAnsi="Times New Roman" w:cs="Times New Roman"/>
          <w:i/>
          <w:sz w:val="24"/>
          <w:szCs w:val="24"/>
        </w:rPr>
        <w:t>I. pectinata</w:t>
      </w:r>
      <w:r w:rsidRPr="00770FE0">
        <w:rPr>
          <w:rFonts w:ascii="Times New Roman" w:hAnsi="Times New Roman" w:cs="Times New Roman"/>
          <w:sz w:val="24"/>
          <w:szCs w:val="24"/>
        </w:rPr>
        <w:t xml:space="preserve">, highlighting the role of juvenile Brazilian reef octopuses as prominent predators in intertidal boulder field habitat in northeastern Brazil. Although the Brazilian reef octopus are indirectly known to consume chitons </w:t>
      </w:r>
      <w:hyperlink r:id="rId25">
        <w:r w:rsidRPr="00770FE0">
          <w:rPr>
            <w:rFonts w:ascii="Times New Roman" w:hAnsi="Times New Roman" w:cs="Times New Roman"/>
            <w:sz w:val="24"/>
            <w:szCs w:val="24"/>
          </w:rPr>
          <w:t>(Dantas et al. 2020)</w:t>
        </w:r>
      </w:hyperlink>
      <w:r w:rsidRPr="00770FE0">
        <w:rPr>
          <w:rFonts w:ascii="Times New Roman" w:hAnsi="Times New Roman" w:cs="Times New Roman"/>
          <w:sz w:val="24"/>
          <w:szCs w:val="24"/>
        </w:rPr>
        <w:t xml:space="preserve">, the latter are likely less preferred or opportunistically preyed upon, as the octopuses’ diet mainly consists of small crustaceans, bivalves, and gastropods </w:t>
      </w:r>
      <w:hyperlink r:id="rId26">
        <w:r w:rsidRPr="00770FE0">
          <w:rPr>
            <w:rFonts w:ascii="Times New Roman" w:hAnsi="Times New Roman" w:cs="Times New Roman"/>
            <w:sz w:val="24"/>
            <w:szCs w:val="24"/>
          </w:rPr>
          <w:t>(Batista and Leite 2016; Leite et al. 2016)</w:t>
        </w:r>
      </w:hyperlink>
      <w:r w:rsidRPr="00770FE0">
        <w:rPr>
          <w:rFonts w:ascii="Times New Roman" w:hAnsi="Times New Roman" w:cs="Times New Roman"/>
          <w:sz w:val="24"/>
          <w:szCs w:val="24"/>
        </w:rPr>
        <w:t>.</w:t>
      </w:r>
    </w:p>
    <w:p w14:paraId="004FCBB4" w14:textId="77777777" w:rsidR="00364E49" w:rsidRDefault="00364E49" w:rsidP="00364E49">
      <w:pPr>
        <w:spacing w:before="0" w:after="0" w:line="480" w:lineRule="auto"/>
        <w:rPr>
          <w:rFonts w:ascii="Times New Roman" w:hAnsi="Times New Roman" w:cs="Times New Roman"/>
          <w:sz w:val="24"/>
          <w:szCs w:val="24"/>
        </w:rPr>
      </w:pPr>
    </w:p>
    <w:p w14:paraId="501D558D" w14:textId="6781F98F" w:rsidR="00232C9D" w:rsidRPr="00770FE0" w:rsidRDefault="00232C9D" w:rsidP="00364E49">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In our survey, we found only two studies reporting predation on chitons in their natural habitats. These studies focused on sea star species, which typically feed by spreading their stomachs over their prey, secreting digestive enzymes, and ingesting the partially digested mixture </w:t>
      </w:r>
      <w:hyperlink r:id="rId27">
        <w:r w:rsidRPr="00770FE0">
          <w:rPr>
            <w:rFonts w:ascii="Times New Roman" w:hAnsi="Times New Roman" w:cs="Times New Roman"/>
            <w:sz w:val="24"/>
            <w:szCs w:val="24"/>
          </w:rPr>
          <w:t>(Brusca et al. 2022)</w:t>
        </w:r>
      </w:hyperlink>
      <w:r w:rsidRPr="00770FE0">
        <w:rPr>
          <w:rFonts w:ascii="Times New Roman" w:hAnsi="Times New Roman" w:cs="Times New Roman"/>
          <w:sz w:val="24"/>
          <w:szCs w:val="24"/>
        </w:rPr>
        <w:t xml:space="preserve">. For the remaining studies, predation on chitons was only observed in manipulative experiments or through indirect methods, such as analyzing stomach/gut contents, regurgitation pellets, drill holes, stable isotopes, and prey remains. This highlights the challenge of directly observing predation and prey selection </w:t>
      </w:r>
      <w:r w:rsidRPr="00770FE0">
        <w:rPr>
          <w:rFonts w:ascii="Times New Roman" w:hAnsi="Times New Roman" w:cs="Times New Roman"/>
          <w:i/>
          <w:sz w:val="24"/>
          <w:szCs w:val="24"/>
        </w:rPr>
        <w:t xml:space="preserve">in nature </w:t>
      </w:r>
      <w:r w:rsidRPr="00770FE0">
        <w:rPr>
          <w:rFonts w:ascii="Times New Roman" w:hAnsi="Times New Roman" w:cs="Times New Roman"/>
          <w:sz w:val="24"/>
          <w:szCs w:val="24"/>
        </w:rPr>
        <w:fldChar w:fldCharType="begin"/>
      </w:r>
      <w:r w:rsidRPr="00770FE0">
        <w:rPr>
          <w:rFonts w:ascii="Times New Roman" w:hAnsi="Times New Roman" w:cs="Times New Roman"/>
          <w:sz w:val="24"/>
          <w:szCs w:val="24"/>
        </w:rPr>
        <w:instrText xml:space="preserve"> ADDIN ZOTERO_ITEM CSL_CITATION {"citationID":"j67aA7ON","properties":{"formattedCitation":"(Smith and Ruxton 2020)","plainCitation":"(Smith and Ruxton 2020)","noteIndex":0},"citationItems":[{"id":4708,"uris":["http://zotero.org/users/6888992/items/QAAF68HF"],"itemData":{"id":4708,"type":"article-journal","abstract":"Camouflage – adaptations that prevent detection and/or recognition – is a key example of evolution by natural selection, making it a primary focus in evolutionary ecology and animal behaviour. Most work has focused on camouflage as an anti-predator adaptation. However, predators also display specific colours, patterns and behaviours that reduce visual detection or recognition to facilitate predation. To date, very little attention has been given to predatory camouflage strategies. Although many of the same principles of camouflage studied in prey translate to predators, differences between the two groups (in motility, relative size, and control over the time and place of predation attempts) may alter selection pressures for certain visual and behavioural traits. This makes many predatory camouflage techniques unique and rarely documented. Recently, new technologies have emerged that provide a greater opportunity to carry out research on natural predator–prey interactions. Here we review work on the camouflage strategies used by pursuit and ambush predators to evade detection and recognition by prey, as well as looking at how work on prey camouflage can be applied to predators in order to understand how and why specific predatory camouflage strategies may have evolved. We highlight that a shift is needed in camouflage research focus, as this field has comparatively neglected camouflage in predators, and offer suggestions for future work that would help to improve our understanding of camouflage.","container-title":"Biological Reviews","DOI":"10.1111/brv.12612","ISSN":"1469-185X","issue":"5","language":"en","license":"© 2020 The Authors. Biological Reviews published by John Wiley &amp; Sons Ltd on behalf of Cambridge Philosophical Society.","note":"_eprint: https://onlinelibrary.wiley.com/doi/pdf/10.1111/brv.12612","page":"1325-1340","source":"Wiley Online Library","title":"Camouflage in predators","volume":"95","author":[{"family":"Smith","given":"Matilda Q. R. P."},{"family":"Ruxton","given":"Graeme D."}],"issued":{"date-parts":[["2020"]]},"citation-key":"smith2020"}}],"schema":"https://github.com/citation-style-language/schema/raw/master/csl-citation.json"} </w:instrText>
      </w:r>
      <w:r w:rsidRPr="00770FE0">
        <w:rPr>
          <w:rFonts w:ascii="Times New Roman" w:hAnsi="Times New Roman" w:cs="Times New Roman"/>
          <w:sz w:val="24"/>
          <w:szCs w:val="24"/>
        </w:rPr>
        <w:fldChar w:fldCharType="separate"/>
      </w:r>
      <w:r w:rsidRPr="00770FE0">
        <w:rPr>
          <w:rFonts w:ascii="Times New Roman" w:hAnsi="Times New Roman" w:cs="Times New Roman"/>
          <w:sz w:val="24"/>
          <w:szCs w:val="24"/>
        </w:rPr>
        <w:t>(Smith and Ruxton 2020)</w:t>
      </w:r>
      <w:r w:rsidRPr="00770FE0">
        <w:rPr>
          <w:rFonts w:ascii="Times New Roman" w:hAnsi="Times New Roman" w:cs="Times New Roman"/>
          <w:sz w:val="24"/>
          <w:szCs w:val="24"/>
        </w:rPr>
        <w:fldChar w:fldCharType="end"/>
      </w:r>
      <w:r w:rsidRPr="00770FE0">
        <w:rPr>
          <w:rFonts w:ascii="Times New Roman" w:hAnsi="Times New Roman" w:cs="Times New Roman"/>
          <w:sz w:val="24"/>
          <w:szCs w:val="24"/>
        </w:rPr>
        <w:t xml:space="preserve">. This is especially evident with invertebrates, where visually cryptic species further complicate field studies, </w:t>
      </w:r>
      <w:r w:rsidRPr="00770FE0">
        <w:rPr>
          <w:rFonts w:ascii="Times New Roman" w:hAnsi="Times New Roman" w:cs="Times New Roman"/>
          <w:sz w:val="24"/>
          <w:szCs w:val="24"/>
        </w:rPr>
        <w:lastRenderedPageBreak/>
        <w:t xml:space="preserve">necessitating significant effort and financial resources </w:t>
      </w:r>
      <w:hyperlink r:id="rId28">
        <w:r w:rsidRPr="00770FE0">
          <w:rPr>
            <w:rFonts w:ascii="Times New Roman" w:hAnsi="Times New Roman" w:cs="Times New Roman"/>
            <w:sz w:val="24"/>
            <w:szCs w:val="24"/>
          </w:rPr>
          <w:t>(Sunderland 1988; Birkhofer et al. 2017)</w:t>
        </w:r>
      </w:hyperlink>
      <w:r w:rsidRPr="00770FE0">
        <w:rPr>
          <w:rFonts w:ascii="Times New Roman" w:hAnsi="Times New Roman" w:cs="Times New Roman"/>
          <w:sz w:val="24"/>
          <w:szCs w:val="24"/>
        </w:rPr>
        <w:t xml:space="preserve">. Predation events under natural conditions are seldom observed, even in octopuses’ studies where visual search methods and </w:t>
      </w:r>
      <w:r w:rsidRPr="00770FE0">
        <w:rPr>
          <w:rFonts w:ascii="Times New Roman" w:hAnsi="Times New Roman" w:cs="Times New Roman"/>
          <w:i/>
          <w:sz w:val="24"/>
          <w:szCs w:val="24"/>
        </w:rPr>
        <w:t>in situ</w:t>
      </w:r>
      <w:r w:rsidRPr="00770FE0">
        <w:rPr>
          <w:rFonts w:ascii="Times New Roman" w:hAnsi="Times New Roman" w:cs="Times New Roman"/>
          <w:sz w:val="24"/>
          <w:szCs w:val="24"/>
        </w:rPr>
        <w:t xml:space="preserve"> dives are heavily employed </w:t>
      </w:r>
      <w:hyperlink r:id="rId29">
        <w:r w:rsidRPr="00770FE0">
          <w:rPr>
            <w:rFonts w:ascii="Times New Roman" w:hAnsi="Times New Roman" w:cs="Times New Roman"/>
            <w:sz w:val="24"/>
            <w:szCs w:val="24"/>
          </w:rPr>
          <w:t>(Leite et al. 2009a, 2016)</w:t>
        </w:r>
      </w:hyperlink>
      <w:r w:rsidRPr="00770FE0">
        <w:rPr>
          <w:rFonts w:ascii="Times New Roman" w:hAnsi="Times New Roman" w:cs="Times New Roman"/>
          <w:sz w:val="24"/>
          <w:szCs w:val="24"/>
        </w:rPr>
        <w:t>. In such cases, opportunistic recording can be a valuable tool for gaining insight into the true nature of predator-prey interactions.</w:t>
      </w:r>
    </w:p>
    <w:p w14:paraId="189BBB29" w14:textId="77777777" w:rsidR="00364E49" w:rsidRDefault="00364E49" w:rsidP="00364E49">
      <w:pPr>
        <w:pBdr>
          <w:top w:val="nil"/>
          <w:left w:val="nil"/>
          <w:bottom w:val="nil"/>
          <w:right w:val="nil"/>
          <w:between w:val="nil"/>
        </w:pBdr>
        <w:spacing w:before="0" w:after="0" w:line="480" w:lineRule="auto"/>
        <w:rPr>
          <w:rFonts w:ascii="Times New Roman" w:hAnsi="Times New Roman" w:cs="Times New Roman"/>
          <w:sz w:val="24"/>
          <w:szCs w:val="24"/>
        </w:rPr>
      </w:pPr>
    </w:p>
    <w:p w14:paraId="1067D087" w14:textId="78A6230E" w:rsidR="00232C9D" w:rsidRPr="00770FE0" w:rsidRDefault="00232C9D" w:rsidP="00364E49">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Chitons are notoriously difficult to prey upon due to their resistance to removal from hard substrates, especially when disturbed </w:t>
      </w:r>
      <w:hyperlink r:id="rId30">
        <w:r w:rsidRPr="00770FE0">
          <w:rPr>
            <w:rFonts w:ascii="Times New Roman" w:hAnsi="Times New Roman" w:cs="Times New Roman"/>
            <w:sz w:val="24"/>
            <w:szCs w:val="24"/>
          </w:rPr>
          <w:t>(Linsenmeyer 1975; Brusca et al. 2022)</w:t>
        </w:r>
      </w:hyperlink>
      <w:r w:rsidRPr="00770FE0">
        <w:rPr>
          <w:rFonts w:ascii="Times New Roman" w:hAnsi="Times New Roman" w:cs="Times New Roman"/>
          <w:sz w:val="24"/>
          <w:szCs w:val="24"/>
        </w:rPr>
        <w:t xml:space="preserve">. The shear force required to dislodge a 5 cm long chiton is five times greater than that required to dislodge a sea urchin of approximately the same diameter </w:t>
      </w:r>
      <w:hyperlink r:id="rId31">
        <w:r w:rsidRPr="00770FE0">
          <w:rPr>
            <w:rFonts w:ascii="Times New Roman" w:hAnsi="Times New Roman" w:cs="Times New Roman"/>
            <w:sz w:val="24"/>
            <w:szCs w:val="24"/>
          </w:rPr>
          <w:t>(Irons et al. 1986)</w:t>
        </w:r>
      </w:hyperlink>
      <w:r w:rsidRPr="00770FE0">
        <w:rPr>
          <w:rFonts w:ascii="Times New Roman" w:hAnsi="Times New Roman" w:cs="Times New Roman"/>
          <w:sz w:val="24"/>
          <w:szCs w:val="24"/>
        </w:rPr>
        <w:t xml:space="preserve">. Predators can use different foraging and prey-handling strategies based on their own traits and the specific characteristic of their prey and habitat </w:t>
      </w:r>
      <w:hyperlink r:id="rId32">
        <w:r w:rsidRPr="00770FE0">
          <w:rPr>
            <w:rFonts w:ascii="Times New Roman" w:hAnsi="Times New Roman" w:cs="Times New Roman"/>
            <w:sz w:val="24"/>
            <w:szCs w:val="24"/>
          </w:rPr>
          <w:t>(Grisley et al. 1999; Buresch et al. 2022)</w:t>
        </w:r>
      </w:hyperlink>
      <w:r w:rsidRPr="00770FE0">
        <w:rPr>
          <w:rFonts w:ascii="Times New Roman" w:hAnsi="Times New Roman" w:cs="Times New Roman"/>
          <w:sz w:val="24"/>
          <w:szCs w:val="24"/>
        </w:rPr>
        <w:t>. It is likely that birds feeding on mollusks with habits similar to chitons, such limpets, use comparable foraging strategies. For example, oystercatchers deliver sharp jabs with their beaks to the edges of limpet shells to crack them, making it easier to dislodge the animal from the rock surface (Hartwick 1973). Likewise, gulls have been observed prying chitons off rocks with their beaks, either swallowing them whole or removing the soft tissue from their feet and gills (</w:t>
      </w:r>
      <w:proofErr w:type="spellStart"/>
      <w:r>
        <w:fldChar w:fldCharType="begin"/>
      </w:r>
      <w:r>
        <w:instrText>HYPERLINK "https://www.zotero.org/google-docs/?9rQKeQ" \h</w:instrText>
      </w:r>
      <w:r>
        <w:fldChar w:fldCharType="separate"/>
      </w:r>
      <w:r w:rsidRPr="00770FE0">
        <w:rPr>
          <w:rFonts w:ascii="Times New Roman" w:hAnsi="Times New Roman" w:cs="Times New Roman"/>
          <w:sz w:val="24"/>
          <w:szCs w:val="24"/>
        </w:rPr>
        <w:t>Burnaford</w:t>
      </w:r>
      <w:proofErr w:type="spellEnd"/>
      <w:r w:rsidRPr="00770FE0">
        <w:rPr>
          <w:rFonts w:ascii="Times New Roman" w:hAnsi="Times New Roman" w:cs="Times New Roman"/>
          <w:sz w:val="24"/>
          <w:szCs w:val="24"/>
        </w:rPr>
        <w:t xml:space="preserve"> 2004</w:t>
      </w:r>
      <w:r>
        <w:fldChar w:fldCharType="end"/>
      </w:r>
      <w:r w:rsidRPr="00770FE0">
        <w:rPr>
          <w:rFonts w:ascii="Times New Roman" w:hAnsi="Times New Roman" w:cs="Times New Roman"/>
          <w:sz w:val="24"/>
          <w:szCs w:val="24"/>
        </w:rPr>
        <w:t xml:space="preserve">, </w:t>
      </w:r>
      <w:r w:rsidRPr="00770FE0">
        <w:rPr>
          <w:rFonts w:ascii="Times New Roman" w:hAnsi="Times New Roman" w:cs="Times New Roman"/>
          <w:i/>
          <w:sz w:val="24"/>
          <w:szCs w:val="24"/>
        </w:rPr>
        <w:t>personal observation</w:t>
      </w:r>
      <w:hyperlink r:id="rId33">
        <w:r w:rsidRPr="00770FE0">
          <w:rPr>
            <w:rFonts w:ascii="Times New Roman" w:hAnsi="Times New Roman" w:cs="Times New Roman"/>
            <w:sz w:val="24"/>
            <w:szCs w:val="24"/>
          </w:rPr>
          <w:t>)</w:t>
        </w:r>
      </w:hyperlink>
      <w:r w:rsidRPr="00770FE0">
        <w:rPr>
          <w:rFonts w:ascii="Times New Roman" w:hAnsi="Times New Roman" w:cs="Times New Roman"/>
          <w:sz w:val="24"/>
          <w:szCs w:val="24"/>
        </w:rPr>
        <w:t>. In many reef fish, morphological adaptations of teeth are closely linked to their feeding habits (</w:t>
      </w:r>
      <w:proofErr w:type="spellStart"/>
      <w:r w:rsidRPr="00770FE0">
        <w:rPr>
          <w:rFonts w:ascii="Times New Roman" w:hAnsi="Times New Roman" w:cs="Times New Roman"/>
          <w:sz w:val="24"/>
          <w:szCs w:val="24"/>
        </w:rPr>
        <w:t>Santic</w:t>
      </w:r>
      <w:proofErr w:type="spellEnd"/>
      <w:r w:rsidRPr="00770FE0">
        <w:rPr>
          <w:rFonts w:ascii="Times New Roman" w:hAnsi="Times New Roman" w:cs="Times New Roman"/>
          <w:sz w:val="24"/>
          <w:szCs w:val="24"/>
        </w:rPr>
        <w:t xml:space="preserve"> et al. 2007). Fish primarily capture prey through pecking or biting (Corn et al. 2022). Their robust molar teeth are specifically adapted for crushing the hard exoskeletons and hard shell of decapods and mollusks (Deng </w:t>
      </w:r>
      <w:r w:rsidRPr="00606863">
        <w:rPr>
          <w:rFonts w:ascii="Times New Roman" w:hAnsi="Times New Roman" w:cs="Times New Roman"/>
          <w:sz w:val="24"/>
          <w:szCs w:val="24"/>
        </w:rPr>
        <w:t>et al</w:t>
      </w:r>
      <w:r w:rsidRPr="00770FE0">
        <w:rPr>
          <w:rFonts w:ascii="Times New Roman" w:hAnsi="Times New Roman" w:cs="Times New Roman"/>
          <w:sz w:val="24"/>
          <w:szCs w:val="24"/>
        </w:rPr>
        <w:t xml:space="preserve">. 2022). It is possible that the chiton-rich diet of </w:t>
      </w:r>
      <w:r w:rsidRPr="00770FE0">
        <w:rPr>
          <w:rFonts w:ascii="Times New Roman" w:hAnsi="Times New Roman" w:cs="Times New Roman"/>
          <w:i/>
          <w:iCs/>
          <w:sz w:val="24"/>
          <w:szCs w:val="24"/>
        </w:rPr>
        <w:t xml:space="preserve">N. </w:t>
      </w:r>
      <w:proofErr w:type="spellStart"/>
      <w:r w:rsidRPr="00770FE0">
        <w:rPr>
          <w:rFonts w:ascii="Times New Roman" w:hAnsi="Times New Roman" w:cs="Times New Roman"/>
          <w:i/>
          <w:iCs/>
          <w:sz w:val="24"/>
          <w:szCs w:val="24"/>
        </w:rPr>
        <w:t>tetricus</w:t>
      </w:r>
      <w:proofErr w:type="spellEnd"/>
      <w:r w:rsidRPr="00770FE0">
        <w:rPr>
          <w:rFonts w:ascii="Times New Roman" w:hAnsi="Times New Roman" w:cs="Times New Roman"/>
          <w:sz w:val="24"/>
          <w:szCs w:val="24"/>
        </w:rPr>
        <w:t xml:space="preserve"> and </w:t>
      </w:r>
      <w:r w:rsidRPr="00770FE0">
        <w:rPr>
          <w:rFonts w:ascii="Times New Roman" w:hAnsi="Times New Roman" w:cs="Times New Roman"/>
          <w:i/>
          <w:iCs/>
          <w:sz w:val="24"/>
          <w:szCs w:val="24"/>
        </w:rPr>
        <w:t>D. vulgaris</w:t>
      </w:r>
      <w:r w:rsidRPr="00770FE0">
        <w:rPr>
          <w:rFonts w:ascii="Times New Roman" w:hAnsi="Times New Roman" w:cs="Times New Roman"/>
          <w:sz w:val="24"/>
          <w:szCs w:val="24"/>
        </w:rPr>
        <w:t xml:space="preserve"> is a specialization associated with the large number of molars in their jaws (</w:t>
      </w:r>
      <w:proofErr w:type="spellStart"/>
      <w:r w:rsidRPr="00770FE0">
        <w:rPr>
          <w:rFonts w:ascii="Times New Roman" w:hAnsi="Times New Roman" w:cs="Times New Roman"/>
          <w:sz w:val="24"/>
          <w:szCs w:val="24"/>
        </w:rPr>
        <w:t>Pallaoro</w:t>
      </w:r>
      <w:proofErr w:type="spellEnd"/>
      <w:r w:rsidRPr="00770FE0">
        <w:rPr>
          <w:rFonts w:ascii="Times New Roman" w:hAnsi="Times New Roman" w:cs="Times New Roman"/>
          <w:sz w:val="24"/>
          <w:szCs w:val="24"/>
        </w:rPr>
        <w:t xml:space="preserve"> 2006). However, the diversity of chiton species in diet of the Blue-throated wrasse, </w:t>
      </w:r>
      <w:r w:rsidRPr="00770FE0">
        <w:rPr>
          <w:rFonts w:ascii="Times New Roman" w:hAnsi="Times New Roman" w:cs="Times New Roman"/>
          <w:i/>
          <w:iCs/>
          <w:sz w:val="24"/>
          <w:szCs w:val="24"/>
        </w:rPr>
        <w:t xml:space="preserve">N. </w:t>
      </w:r>
      <w:proofErr w:type="spellStart"/>
      <w:r w:rsidRPr="00770FE0">
        <w:rPr>
          <w:rFonts w:ascii="Times New Roman" w:hAnsi="Times New Roman" w:cs="Times New Roman"/>
          <w:i/>
          <w:iCs/>
          <w:sz w:val="24"/>
          <w:szCs w:val="24"/>
        </w:rPr>
        <w:t>tetricus</w:t>
      </w:r>
      <w:proofErr w:type="spellEnd"/>
      <w:r w:rsidRPr="00770FE0">
        <w:rPr>
          <w:rFonts w:ascii="Times New Roman" w:hAnsi="Times New Roman" w:cs="Times New Roman"/>
          <w:sz w:val="24"/>
          <w:szCs w:val="24"/>
        </w:rPr>
        <w:t xml:space="preserve">, may also be related to a methodological bias, as the researchers turned over the boulders, thereby exposing the cryptic species to predation (Shepherd and Clackson, 2001). Crabs likely use strategies similar to those employed with limpets to handle chitons, using their claws to grasp, crush, leverage, and pull their </w:t>
      </w:r>
      <w:r w:rsidRPr="00770FE0">
        <w:rPr>
          <w:rFonts w:ascii="Times New Roman" w:hAnsi="Times New Roman" w:cs="Times New Roman"/>
          <w:sz w:val="24"/>
          <w:szCs w:val="24"/>
        </w:rPr>
        <w:lastRenderedPageBreak/>
        <w:t xml:space="preserve">prey </w:t>
      </w:r>
      <w:hyperlink r:id="rId34">
        <w:r w:rsidRPr="00770FE0">
          <w:rPr>
            <w:rFonts w:ascii="Times New Roman" w:hAnsi="Times New Roman" w:cs="Times New Roman"/>
            <w:sz w:val="24"/>
            <w:szCs w:val="24"/>
          </w:rPr>
          <w:t>(Silva et al. 2008)</w:t>
        </w:r>
      </w:hyperlink>
      <w:r w:rsidRPr="00770FE0">
        <w:rPr>
          <w:rFonts w:ascii="Times New Roman" w:hAnsi="Times New Roman" w:cs="Times New Roman"/>
          <w:sz w:val="24"/>
          <w:szCs w:val="24"/>
        </w:rPr>
        <w:t>. Non-chelate crustaceans like spiny lobsters probably uses its mandibles in the place of a claw to crash chitons shell (Randall 1964; Lau, 1987). This probably occurs at the late juvenile-adult stage of lobsters, when they have a carapace length of between 45–80 mm. At this stage, the jaws are more calcified, with more defined molar and incisor processes, being able to easily crush the resistant chitinous exoskeletons of large mollusks (Cox et al. 2008).</w:t>
      </w:r>
    </w:p>
    <w:p w14:paraId="15A2BD0F" w14:textId="77777777" w:rsidR="00364E49" w:rsidRDefault="00364E49" w:rsidP="00364E49">
      <w:pPr>
        <w:pBdr>
          <w:top w:val="nil"/>
          <w:left w:val="nil"/>
          <w:bottom w:val="nil"/>
          <w:right w:val="nil"/>
          <w:between w:val="nil"/>
        </w:pBdr>
        <w:spacing w:before="0" w:after="0" w:line="480" w:lineRule="auto"/>
        <w:rPr>
          <w:rFonts w:ascii="Times New Roman" w:hAnsi="Times New Roman" w:cs="Times New Roman"/>
          <w:sz w:val="24"/>
          <w:szCs w:val="24"/>
        </w:rPr>
      </w:pPr>
    </w:p>
    <w:p w14:paraId="79B77766" w14:textId="6BC592EF" w:rsidR="00232C9D" w:rsidRPr="00770FE0" w:rsidRDefault="00232C9D" w:rsidP="00364E49">
      <w:pPr>
        <w:pBdr>
          <w:top w:val="nil"/>
          <w:left w:val="nil"/>
          <w:bottom w:val="nil"/>
          <w:right w:val="nil"/>
          <w:between w:val="nil"/>
        </w:pBd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Among mollusks, many predatory snails use their radula to rasp and drill holes through the shells of their prey, effectively killing them </w:t>
      </w:r>
      <w:hyperlink r:id="rId35">
        <w:r w:rsidRPr="00770FE0">
          <w:rPr>
            <w:rFonts w:ascii="Times New Roman" w:hAnsi="Times New Roman" w:cs="Times New Roman"/>
            <w:sz w:val="24"/>
            <w:szCs w:val="24"/>
          </w:rPr>
          <w:t>(Mondal et al. 2021)</w:t>
        </w:r>
      </w:hyperlink>
      <w:r w:rsidRPr="00770FE0">
        <w:rPr>
          <w:rFonts w:ascii="Times New Roman" w:hAnsi="Times New Roman" w:cs="Times New Roman"/>
          <w:sz w:val="24"/>
          <w:szCs w:val="24"/>
        </w:rPr>
        <w:t xml:space="preserve">. The most notable drilling gastropod </w:t>
      </w:r>
      <w:proofErr w:type="gramStart"/>
      <w:r w:rsidRPr="00770FE0">
        <w:rPr>
          <w:rFonts w:ascii="Times New Roman" w:hAnsi="Times New Roman" w:cs="Times New Roman"/>
          <w:sz w:val="24"/>
          <w:szCs w:val="24"/>
        </w:rPr>
        <w:t>belong</w:t>
      </w:r>
      <w:proofErr w:type="gramEnd"/>
      <w:r w:rsidRPr="00770FE0">
        <w:rPr>
          <w:rFonts w:ascii="Times New Roman" w:hAnsi="Times New Roman" w:cs="Times New Roman"/>
          <w:sz w:val="24"/>
          <w:szCs w:val="24"/>
        </w:rPr>
        <w:t xml:space="preserve"> to the families </w:t>
      </w:r>
      <w:proofErr w:type="spellStart"/>
      <w:r w:rsidRPr="00770FE0">
        <w:rPr>
          <w:rFonts w:ascii="Times New Roman" w:hAnsi="Times New Roman" w:cs="Times New Roman"/>
          <w:sz w:val="24"/>
          <w:szCs w:val="24"/>
        </w:rPr>
        <w:t>Naticidae</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Muricidae</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Thaididae</w:t>
      </w:r>
      <w:proofErr w:type="spellEnd"/>
      <w:r w:rsidRPr="00770FE0">
        <w:rPr>
          <w:rFonts w:ascii="Times New Roman" w:hAnsi="Times New Roman" w:cs="Times New Roman"/>
          <w:sz w:val="24"/>
          <w:szCs w:val="24"/>
        </w:rPr>
        <w:t xml:space="preserve">, and </w:t>
      </w:r>
      <w:proofErr w:type="spellStart"/>
      <w:r w:rsidRPr="00770FE0">
        <w:rPr>
          <w:rFonts w:ascii="Times New Roman" w:hAnsi="Times New Roman" w:cs="Times New Roman"/>
          <w:sz w:val="24"/>
          <w:szCs w:val="24"/>
        </w:rPr>
        <w:t>Nassariidae</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Reyment</w:t>
      </w:r>
      <w:proofErr w:type="spellEnd"/>
      <w:r w:rsidRPr="00770FE0">
        <w:rPr>
          <w:rFonts w:ascii="Times New Roman" w:hAnsi="Times New Roman" w:cs="Times New Roman"/>
          <w:sz w:val="24"/>
          <w:szCs w:val="24"/>
        </w:rPr>
        <w:t xml:space="preserve"> 1967). Variations in the shape of the hole allow the identification of the predator at the family level (Carriker and Yochelson 1968). For example, naticid snails drill distinctively tapered-parabolic hole, whereas </w:t>
      </w:r>
      <w:proofErr w:type="spellStart"/>
      <w:r w:rsidRPr="00770FE0">
        <w:rPr>
          <w:rFonts w:ascii="Times New Roman" w:hAnsi="Times New Roman" w:cs="Times New Roman"/>
          <w:sz w:val="24"/>
          <w:szCs w:val="24"/>
        </w:rPr>
        <w:t>muricid</w:t>
      </w:r>
      <w:proofErr w:type="spellEnd"/>
      <w:r w:rsidRPr="00770FE0">
        <w:rPr>
          <w:rFonts w:ascii="Times New Roman" w:hAnsi="Times New Roman" w:cs="Times New Roman"/>
          <w:sz w:val="24"/>
          <w:szCs w:val="24"/>
        </w:rPr>
        <w:t xml:space="preserve"> snails produce holes with nearly straight sides; Carriker 1981). Notably, chitons plates with boreholes have been documented in the Late Pleistocene fossil record (</w:t>
      </w:r>
      <w:hyperlink r:id="rId36">
        <w:r w:rsidRPr="00770FE0">
          <w:rPr>
            <w:rFonts w:ascii="Times New Roman" w:hAnsi="Times New Roman" w:cs="Times New Roman"/>
            <w:sz w:val="24"/>
            <w:szCs w:val="24"/>
          </w:rPr>
          <w:t>Rojas et al. 2014)</w:t>
        </w:r>
      </w:hyperlink>
      <w:r w:rsidRPr="00770FE0">
        <w:rPr>
          <w:rFonts w:ascii="Times New Roman" w:hAnsi="Times New Roman" w:cs="Times New Roman"/>
          <w:sz w:val="24"/>
          <w:szCs w:val="24"/>
        </w:rPr>
        <w:t xml:space="preserve">. Octopuses can also drill the shells of their preys. As an muscular long-armed mollusks, they can employ several foraging strategies and multimodal sensing techniques adapted to different natural prey context, combining tactics similar to those used by both crabs and snails </w:t>
      </w:r>
      <w:hyperlink r:id="rId37">
        <w:r w:rsidRPr="00770FE0">
          <w:rPr>
            <w:rFonts w:ascii="Times New Roman" w:hAnsi="Times New Roman" w:cs="Times New Roman"/>
            <w:sz w:val="24"/>
            <w:szCs w:val="24"/>
          </w:rPr>
          <w:t>(Mather 1991; Leite et al. 2009a; Buresch et al. 2022)</w:t>
        </w:r>
      </w:hyperlink>
      <w:r w:rsidRPr="00770FE0">
        <w:rPr>
          <w:rFonts w:ascii="Times New Roman" w:hAnsi="Times New Roman" w:cs="Times New Roman"/>
          <w:sz w:val="24"/>
          <w:szCs w:val="24"/>
        </w:rPr>
        <w:t xml:space="preserve">. These abilities make them a truly remarkable predator. For example, they may initially try to forcibly detach the chiton from the substrate by pulling it, like crabs do. If this method fails, they may drill a hole in the shell and inject a secretory substance to make the chiton release its hold on the substrate, similar to how snails do </w:t>
      </w:r>
      <w:hyperlink r:id="rId38">
        <w:r w:rsidRPr="00770FE0">
          <w:rPr>
            <w:rFonts w:ascii="Times New Roman" w:hAnsi="Times New Roman" w:cs="Times New Roman"/>
            <w:sz w:val="24"/>
            <w:szCs w:val="24"/>
          </w:rPr>
          <w:t>(Nixon et al. 1980; Mondal et al. 2021)</w:t>
        </w:r>
      </w:hyperlink>
      <w:r w:rsidRPr="00770FE0">
        <w:rPr>
          <w:rFonts w:ascii="Times New Roman" w:hAnsi="Times New Roman" w:cs="Times New Roman"/>
          <w:sz w:val="24"/>
          <w:szCs w:val="24"/>
        </w:rPr>
        <w:t xml:space="preserve">. However, chitons do not necessarily need to be drilled to be ingested </w:t>
      </w:r>
      <w:hyperlink r:id="rId39">
        <w:r w:rsidRPr="00770FE0">
          <w:rPr>
            <w:rFonts w:ascii="Times New Roman" w:hAnsi="Times New Roman" w:cs="Times New Roman"/>
            <w:sz w:val="24"/>
            <w:szCs w:val="24"/>
          </w:rPr>
          <w:t>(Cortez et al. 1998)</w:t>
        </w:r>
      </w:hyperlink>
      <w:r w:rsidRPr="00770FE0">
        <w:rPr>
          <w:rFonts w:ascii="Times New Roman" w:hAnsi="Times New Roman" w:cs="Times New Roman"/>
          <w:sz w:val="24"/>
          <w:szCs w:val="24"/>
        </w:rPr>
        <w:t xml:space="preserve">. According to </w:t>
      </w:r>
      <w:hyperlink r:id="rId40">
        <w:r w:rsidRPr="00770FE0">
          <w:rPr>
            <w:rFonts w:ascii="Times New Roman" w:hAnsi="Times New Roman" w:cs="Times New Roman"/>
            <w:sz w:val="24"/>
            <w:szCs w:val="24"/>
          </w:rPr>
          <w:t>Mather and Nixon (1990)</w:t>
        </w:r>
      </w:hyperlink>
      <w:r w:rsidRPr="00770FE0">
        <w:rPr>
          <w:rFonts w:ascii="Times New Roman" w:hAnsi="Times New Roman" w:cs="Times New Roman"/>
          <w:sz w:val="24"/>
          <w:szCs w:val="24"/>
        </w:rPr>
        <w:t xml:space="preserve">, when referring to juvenile </w:t>
      </w:r>
      <w:r w:rsidRPr="00770FE0">
        <w:rPr>
          <w:rFonts w:ascii="Times New Roman" w:hAnsi="Times New Roman" w:cs="Times New Roman"/>
          <w:i/>
          <w:sz w:val="24"/>
          <w:szCs w:val="24"/>
        </w:rPr>
        <w:t>O. insularis</w:t>
      </w:r>
      <w:r w:rsidRPr="00770FE0">
        <w:rPr>
          <w:rFonts w:ascii="Times New Roman" w:hAnsi="Times New Roman" w:cs="Times New Roman"/>
          <w:sz w:val="24"/>
          <w:szCs w:val="24"/>
        </w:rPr>
        <w:t xml:space="preserve"> (identified as </w:t>
      </w:r>
      <w:r w:rsidRPr="00770FE0">
        <w:rPr>
          <w:rFonts w:ascii="Times New Roman" w:hAnsi="Times New Roman" w:cs="Times New Roman"/>
          <w:i/>
          <w:sz w:val="24"/>
          <w:szCs w:val="24"/>
        </w:rPr>
        <w:t>O. vulgaris</w:t>
      </w:r>
      <w:r w:rsidRPr="00770FE0">
        <w:rPr>
          <w:rFonts w:ascii="Times New Roman" w:hAnsi="Times New Roman" w:cs="Times New Roman"/>
          <w:sz w:val="24"/>
          <w:szCs w:val="24"/>
        </w:rPr>
        <w:t>) from Bermuda´s shallow waters</w:t>
      </w:r>
      <w:r w:rsidRPr="00770FE0">
        <w:rPr>
          <w:rFonts w:ascii="Times New Roman" w:hAnsi="Times New Roman" w:cs="Times New Roman"/>
          <w:i/>
          <w:sz w:val="24"/>
          <w:szCs w:val="24"/>
        </w:rPr>
        <w:t>,</w:t>
      </w:r>
      <w:r w:rsidRPr="00770FE0">
        <w:rPr>
          <w:rFonts w:ascii="Times New Roman" w:hAnsi="Times New Roman" w:cs="Times New Roman"/>
          <w:sz w:val="24"/>
          <w:szCs w:val="24"/>
        </w:rPr>
        <w:t xml:space="preserve"> “sometimes the octopus consumed the internal organs of the chiton and discarded the valves held together by the girdle”, which is similar to our findings with juvenile </w:t>
      </w:r>
      <w:r w:rsidRPr="00770FE0">
        <w:rPr>
          <w:rFonts w:ascii="Times New Roman" w:hAnsi="Times New Roman" w:cs="Times New Roman"/>
          <w:i/>
          <w:sz w:val="24"/>
          <w:szCs w:val="24"/>
        </w:rPr>
        <w:t>O. insularis</w:t>
      </w:r>
      <w:r w:rsidRPr="00770FE0">
        <w:rPr>
          <w:rFonts w:ascii="Times New Roman" w:hAnsi="Times New Roman" w:cs="Times New Roman"/>
          <w:sz w:val="24"/>
          <w:szCs w:val="24"/>
        </w:rPr>
        <w:t xml:space="preserve">. </w:t>
      </w:r>
    </w:p>
    <w:p w14:paraId="53664EC5" w14:textId="77777777" w:rsidR="00364E49" w:rsidRDefault="00364E49" w:rsidP="00364E49">
      <w:pPr>
        <w:spacing w:before="0" w:after="0" w:line="480" w:lineRule="auto"/>
        <w:rPr>
          <w:rFonts w:ascii="Times New Roman" w:hAnsi="Times New Roman" w:cs="Times New Roman"/>
          <w:sz w:val="24"/>
          <w:szCs w:val="24"/>
        </w:rPr>
      </w:pPr>
    </w:p>
    <w:p w14:paraId="40202CF6" w14:textId="77777777" w:rsidR="00CD221C" w:rsidRDefault="00232C9D" w:rsidP="00364E49">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lastRenderedPageBreak/>
        <w:t xml:space="preserve">Many marine intertidal organisms, such as chitons, brittle stars, and worms, are habitat specialist species that exhibit phototropic cryptic behavior (Sumner-Rooney et al. 2021). They hide under boulders and within crevices during the daytime to avoid solar radiation, high temperatures, and dissection (Denny 2007). This strategy of seeking refuge beneath boulder is considered particularly effective against visually guided predators </w:t>
      </w:r>
      <w:hyperlink r:id="rId41">
        <w:r w:rsidRPr="00770FE0">
          <w:rPr>
            <w:rFonts w:ascii="Times New Roman" w:hAnsi="Times New Roman" w:cs="Times New Roman"/>
            <w:sz w:val="24"/>
            <w:szCs w:val="24"/>
          </w:rPr>
          <w:t>(Grayson and Chapman 2004)</w:t>
        </w:r>
      </w:hyperlink>
      <w:r w:rsidRPr="00770FE0">
        <w:rPr>
          <w:rFonts w:ascii="Times New Roman" w:hAnsi="Times New Roman" w:cs="Times New Roman"/>
          <w:sz w:val="24"/>
          <w:szCs w:val="24"/>
        </w:rPr>
        <w:t xml:space="preserve">. However, intertidal boulders are often naturally overturned by waves, storms, and hurricanes </w:t>
      </w:r>
      <w:hyperlink r:id="rId42">
        <w:r w:rsidRPr="00770FE0">
          <w:rPr>
            <w:rFonts w:ascii="Times New Roman" w:hAnsi="Times New Roman" w:cs="Times New Roman"/>
            <w:sz w:val="24"/>
            <w:szCs w:val="24"/>
          </w:rPr>
          <w:t>(McGuinness 1987b; Etienne et al. 2011; Li et al. 2023)</w:t>
        </w:r>
      </w:hyperlink>
      <w:r w:rsidRPr="00770FE0">
        <w:rPr>
          <w:rFonts w:ascii="Times New Roman" w:hAnsi="Times New Roman" w:cs="Times New Roman"/>
          <w:sz w:val="24"/>
          <w:szCs w:val="24"/>
        </w:rPr>
        <w:t xml:space="preserve">, or even by animals </w:t>
      </w:r>
      <w:hyperlink r:id="rId43">
        <w:r w:rsidRPr="00770FE0">
          <w:rPr>
            <w:rFonts w:ascii="Times New Roman" w:hAnsi="Times New Roman" w:cs="Times New Roman"/>
            <w:sz w:val="24"/>
            <w:szCs w:val="24"/>
          </w:rPr>
          <w:t xml:space="preserve">(Randall 1967; Webb and Whiting 2006; Liversage and </w:t>
        </w:r>
        <w:proofErr w:type="spellStart"/>
        <w:r w:rsidRPr="00770FE0">
          <w:rPr>
            <w:rFonts w:ascii="Times New Roman" w:hAnsi="Times New Roman" w:cs="Times New Roman"/>
            <w:sz w:val="24"/>
            <w:szCs w:val="24"/>
          </w:rPr>
          <w:t>Benkendorff</w:t>
        </w:r>
        <w:proofErr w:type="spellEnd"/>
        <w:r w:rsidRPr="00770FE0">
          <w:rPr>
            <w:rFonts w:ascii="Times New Roman" w:hAnsi="Times New Roman" w:cs="Times New Roman"/>
            <w:sz w:val="24"/>
            <w:szCs w:val="24"/>
          </w:rPr>
          <w:t xml:space="preserve"> 2017)</w:t>
        </w:r>
      </w:hyperlink>
      <w:r w:rsidRPr="00770FE0">
        <w:rPr>
          <w:rFonts w:ascii="Times New Roman" w:hAnsi="Times New Roman" w:cs="Times New Roman"/>
          <w:sz w:val="24"/>
          <w:szCs w:val="24"/>
        </w:rPr>
        <w:t xml:space="preserve">. Consequently, the risk of predation likely exerts strong selection pressure on chitons to avoid smaller boulders that are more easily overturned (Schmitt 1982). Our field observation of octopus predation on a chiton during low tide challenges the assumption that hiding beneath boulders offers reliable protection from visual predators. In this instance, the octopus preyed on the chiton without the need to overturn the boulder. Although shallow-water octopuses possess an excellent visual system, they are also highly adapted to hunting cryptic prey </w:t>
      </w:r>
    </w:p>
    <w:p w14:paraId="2B453761" w14:textId="41283FB0" w:rsidR="005E6C5F" w:rsidRDefault="00232C9D" w:rsidP="00364E49">
      <w:pPr>
        <w:spacing w:before="0" w:after="0" w:line="480" w:lineRule="auto"/>
        <w:rPr>
          <w:rFonts w:ascii="Times New Roman" w:hAnsi="Times New Roman" w:cs="Times New Roman"/>
          <w:sz w:val="24"/>
          <w:szCs w:val="24"/>
        </w:rPr>
      </w:pPr>
      <w:r w:rsidRPr="0008273C">
        <w:rPr>
          <w:rFonts w:ascii="Times New Roman" w:hAnsi="Times New Roman" w:cs="Times New Roman"/>
          <w:sz w:val="24"/>
          <w:szCs w:val="24"/>
        </w:rPr>
        <w:t>(</w:t>
      </w:r>
      <w:r w:rsidRPr="00770FE0">
        <w:rPr>
          <w:rFonts w:ascii="Times New Roman" w:hAnsi="Times New Roman" w:cs="Times New Roman"/>
          <w:sz w:val="24"/>
          <w:szCs w:val="24"/>
        </w:rPr>
        <w:t xml:space="preserve">Buresch et al. 2024). When visual cues are unavailable, octopuses utilize chemo- and mechanoreceptors in their arms to "blindly" search for prey hidden in rock holes, crevices, or beneath boulders, bypassing the need to turn them over (Buresch et al. 2024). This behavior is particularly evident in </w:t>
      </w:r>
      <w:r w:rsidRPr="00770FE0">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a species that hunts during narrow daylight windows (O’Brien et al. 2023). It prioritizes fast, easily captured small prey over larger, more challenging prey (Leite et al. 2009b, 2016). Our observation suggests that boulder-dwelling chitons are vulnerable to predation not only at night, when they are apparently active on the lateral side of boulders (Liversage and </w:t>
      </w:r>
      <w:proofErr w:type="spellStart"/>
      <w:r w:rsidRPr="00770FE0">
        <w:rPr>
          <w:rFonts w:ascii="Times New Roman" w:hAnsi="Times New Roman" w:cs="Times New Roman"/>
          <w:sz w:val="24"/>
          <w:szCs w:val="24"/>
        </w:rPr>
        <w:t>Benkendorff</w:t>
      </w:r>
      <w:proofErr w:type="spellEnd"/>
      <w:r w:rsidRPr="00770FE0">
        <w:rPr>
          <w:rFonts w:ascii="Times New Roman" w:hAnsi="Times New Roman" w:cs="Times New Roman"/>
          <w:sz w:val="24"/>
          <w:szCs w:val="24"/>
        </w:rPr>
        <w:t xml:space="preserve"> 2017), but also during the day. This could help refine estimates of octopus predation rates on chitons in intertidal boulder fields (Sunderland 1988).</w:t>
      </w:r>
      <w:bookmarkStart w:id="12" w:name="_ji59fteemyf" w:colFirst="0" w:colLast="0"/>
      <w:bookmarkEnd w:id="12"/>
    </w:p>
    <w:p w14:paraId="14329C52" w14:textId="77777777" w:rsidR="005E6C5F" w:rsidRDefault="005E6C5F" w:rsidP="007D61FC">
      <w:pPr>
        <w:spacing w:before="0" w:after="0" w:line="480" w:lineRule="auto"/>
        <w:ind w:firstLine="720"/>
        <w:rPr>
          <w:rFonts w:ascii="Times New Roman" w:hAnsi="Times New Roman" w:cs="Times New Roman"/>
          <w:sz w:val="24"/>
          <w:szCs w:val="24"/>
        </w:rPr>
      </w:pPr>
    </w:p>
    <w:p w14:paraId="783ACB36" w14:textId="6AEBEFF5" w:rsidR="005E6C5F" w:rsidRDefault="007B5815" w:rsidP="00364E49">
      <w:pPr>
        <w:pStyle w:val="Ttulo1"/>
      </w:pPr>
      <w:r w:rsidRPr="005E6C5F">
        <w:t>C</w:t>
      </w:r>
      <w:r w:rsidR="00364E49" w:rsidRPr="005E6C5F">
        <w:t>onclusion</w:t>
      </w:r>
      <w:r w:rsidR="00364E49">
        <w:t>s</w:t>
      </w:r>
    </w:p>
    <w:p w14:paraId="624BB62A" w14:textId="30B0585E" w:rsidR="00232C9D" w:rsidRPr="00770FE0" w:rsidRDefault="00232C9D" w:rsidP="00364E49">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 xml:space="preserve">The West Atlantic </w:t>
      </w:r>
      <w:proofErr w:type="gramStart"/>
      <w:r w:rsidRPr="00770FE0">
        <w:rPr>
          <w:rFonts w:ascii="Times New Roman" w:hAnsi="Times New Roman" w:cs="Times New Roman"/>
          <w:sz w:val="24"/>
          <w:szCs w:val="24"/>
        </w:rPr>
        <w:t>chiton</w:t>
      </w:r>
      <w:proofErr w:type="gramEnd"/>
      <w:r w:rsidRPr="00770FE0">
        <w:rPr>
          <w:rFonts w:ascii="Times New Roman" w:hAnsi="Times New Roman" w:cs="Times New Roman"/>
          <w:sz w:val="24"/>
          <w:szCs w:val="24"/>
        </w:rPr>
        <w:t xml:space="preserve"> </w:t>
      </w:r>
      <w:r w:rsidRPr="00770FE0">
        <w:rPr>
          <w:rFonts w:ascii="Times New Roman" w:hAnsi="Times New Roman" w:cs="Times New Roman"/>
          <w:i/>
          <w:sz w:val="24"/>
          <w:szCs w:val="24"/>
        </w:rPr>
        <w:t>I. pectinata</w:t>
      </w:r>
      <w:r w:rsidRPr="00770FE0">
        <w:rPr>
          <w:rFonts w:ascii="Times New Roman" w:hAnsi="Times New Roman" w:cs="Times New Roman"/>
          <w:sz w:val="24"/>
          <w:szCs w:val="24"/>
        </w:rPr>
        <w:t xml:space="preserve"> is a cryptic species with limited ecological information. Understanding its ecological relationships is crucial for assessing its impact on individual growth, </w:t>
      </w:r>
      <w:r w:rsidRPr="00770FE0">
        <w:rPr>
          <w:rFonts w:ascii="Times New Roman" w:hAnsi="Times New Roman" w:cs="Times New Roman"/>
          <w:sz w:val="24"/>
          <w:szCs w:val="24"/>
        </w:rPr>
        <w:lastRenderedPageBreak/>
        <w:t xml:space="preserve">survival, and reproduction. Additionally, it allows us to recognize their role in structuring communities and ecosystem functions. </w:t>
      </w:r>
    </w:p>
    <w:p w14:paraId="0D986544" w14:textId="77777777" w:rsidR="00232C9D" w:rsidRPr="00770FE0" w:rsidRDefault="00232C9D" w:rsidP="00364E49">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Despite their ecological significance, little is known about the natural interactions between chitons and their predators. Most studies exploring these relationships have been conducted in controlled laboratory or experimental conditions, often requiring the manipulation of species and scenarios to facilitate encounters. Much of the current knowledge is derived from indirect methods, such as dietary analyses of predators where chitons were not the primary focus. Consequently, field observations under natural conditions remain invaluable for uncovering the true nature of these predator-prey interactions.</w:t>
      </w:r>
    </w:p>
    <w:p w14:paraId="52E6A01F" w14:textId="77777777" w:rsidR="005E6C5F" w:rsidRDefault="00232C9D" w:rsidP="007D61FC">
      <w:pPr>
        <w:spacing w:before="0" w:after="0" w:line="480" w:lineRule="auto"/>
        <w:rPr>
          <w:rFonts w:ascii="Times New Roman" w:hAnsi="Times New Roman" w:cs="Times New Roman"/>
          <w:sz w:val="24"/>
          <w:szCs w:val="24"/>
        </w:rPr>
      </w:pPr>
      <w:r w:rsidRPr="00770FE0">
        <w:rPr>
          <w:rFonts w:ascii="Times New Roman" w:hAnsi="Times New Roman" w:cs="Times New Roman"/>
          <w:sz w:val="24"/>
          <w:szCs w:val="24"/>
        </w:rPr>
        <w:t>The fact that chitons are preyed upon by a wide range of predators has not hindered their evolutionary success. This ancient group has thrived in seas worldwide for at least 540 million years (Wanninger and Wollesen, 2019). Understanding these interactions with cryptic species is essential for piecing together the larger ecological puzzle (</w:t>
      </w:r>
      <w:proofErr w:type="spellStart"/>
      <w:r w:rsidRPr="00770FE0">
        <w:rPr>
          <w:rFonts w:ascii="Times New Roman" w:hAnsi="Times New Roman" w:cs="Times New Roman"/>
          <w:sz w:val="24"/>
          <w:szCs w:val="24"/>
        </w:rPr>
        <w:t>Scheibling</w:t>
      </w:r>
      <w:proofErr w:type="spellEnd"/>
      <w:r w:rsidRPr="00770FE0">
        <w:rPr>
          <w:rFonts w:ascii="Times New Roman" w:hAnsi="Times New Roman" w:cs="Times New Roman"/>
          <w:sz w:val="24"/>
          <w:szCs w:val="24"/>
        </w:rPr>
        <w:t xml:space="preserve"> et al., 2009). It provides critical insights into the structure, dynamics, and vulnerabilities of tropical ecosystems, guiding conservation and management efforts amid the challenges of climate change and biodiversity loss (Gross, 2023).</w:t>
      </w:r>
    </w:p>
    <w:p w14:paraId="726CFB65" w14:textId="77777777" w:rsidR="005E6C5F" w:rsidRDefault="005E6C5F" w:rsidP="007D61FC">
      <w:pPr>
        <w:spacing w:before="0" w:after="0" w:line="480" w:lineRule="auto"/>
        <w:rPr>
          <w:rFonts w:ascii="Times New Roman" w:hAnsi="Times New Roman" w:cs="Times New Roman"/>
          <w:sz w:val="24"/>
          <w:szCs w:val="24"/>
        </w:rPr>
      </w:pPr>
    </w:p>
    <w:p w14:paraId="66665EEB" w14:textId="77777777" w:rsidR="005E6C5F" w:rsidRDefault="007B5815" w:rsidP="007D61FC">
      <w:pPr>
        <w:spacing w:before="0" w:after="0" w:line="480" w:lineRule="auto"/>
        <w:rPr>
          <w:rFonts w:ascii="Times New Roman" w:hAnsi="Times New Roman" w:cs="Times New Roman"/>
          <w:sz w:val="24"/>
          <w:szCs w:val="24"/>
        </w:rPr>
      </w:pPr>
      <w:r w:rsidRPr="00770FE0">
        <w:rPr>
          <w:rFonts w:ascii="Times New Roman" w:hAnsi="Times New Roman" w:cs="Times New Roman"/>
          <w:b/>
          <w:bCs/>
          <w:sz w:val="24"/>
          <w:szCs w:val="24"/>
        </w:rPr>
        <w:t xml:space="preserve">Acknowledgements: </w:t>
      </w:r>
      <w:r w:rsidRPr="00770FE0">
        <w:rPr>
          <w:rFonts w:ascii="Times New Roman" w:hAnsi="Times New Roman" w:cs="Times New Roman"/>
          <w:sz w:val="24"/>
          <w:szCs w:val="24"/>
        </w:rPr>
        <w:t>We would like to thank Professor Jennifer Mather.</w:t>
      </w:r>
      <w:bookmarkStart w:id="13" w:name="_7nfigpm23057" w:colFirst="0" w:colLast="0"/>
      <w:bookmarkEnd w:id="13"/>
    </w:p>
    <w:p w14:paraId="432AB8F3" w14:textId="77777777" w:rsidR="005E6C5F" w:rsidRDefault="005E6C5F" w:rsidP="007D61FC">
      <w:pPr>
        <w:spacing w:before="0" w:after="0" w:line="480" w:lineRule="auto"/>
        <w:rPr>
          <w:rFonts w:ascii="Times New Roman" w:hAnsi="Times New Roman" w:cs="Times New Roman"/>
          <w:sz w:val="24"/>
          <w:szCs w:val="24"/>
        </w:rPr>
      </w:pPr>
    </w:p>
    <w:p w14:paraId="7B355724" w14:textId="77777777" w:rsidR="005E6C5F" w:rsidRDefault="007E0945" w:rsidP="007D61FC">
      <w:pPr>
        <w:spacing w:before="0" w:after="0" w:line="480" w:lineRule="auto"/>
        <w:rPr>
          <w:rFonts w:ascii="Times New Roman" w:hAnsi="Times New Roman" w:cs="Times New Roman"/>
          <w:sz w:val="24"/>
          <w:szCs w:val="24"/>
        </w:rPr>
      </w:pPr>
      <w:r w:rsidRPr="00770FE0">
        <w:rPr>
          <w:rFonts w:ascii="Times New Roman" w:hAnsi="Times New Roman" w:cs="Times New Roman"/>
          <w:b/>
          <w:bCs/>
          <w:sz w:val="24"/>
          <w:szCs w:val="24"/>
        </w:rPr>
        <w:t>Authors’ contributions:</w:t>
      </w:r>
      <w:r w:rsidRPr="00770FE0">
        <w:rPr>
          <w:rFonts w:ascii="Times New Roman" w:hAnsi="Times New Roman" w:cs="Times New Roman"/>
          <w:sz w:val="24"/>
          <w:szCs w:val="24"/>
        </w:rPr>
        <w:t xml:space="preserve"> Conceptualization: GG</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Field procedures and record: GG</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RSG</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Image and visualization: GG, RSG, EB</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Bibliographic survey: GG</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Supervision: DMAP PAH</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Writing</w:t>
      </w:r>
      <w:r w:rsidR="0070426D" w:rsidRPr="00770FE0">
        <w:rPr>
          <w:rFonts w:ascii="Times New Roman" w:hAnsi="Times New Roman" w:cs="Times New Roman"/>
          <w:sz w:val="24"/>
          <w:szCs w:val="24"/>
        </w:rPr>
        <w:t>,</w:t>
      </w:r>
      <w:r w:rsidRPr="00770FE0">
        <w:rPr>
          <w:rFonts w:ascii="Times New Roman" w:hAnsi="Times New Roman" w:cs="Times New Roman"/>
          <w:sz w:val="24"/>
          <w:szCs w:val="24"/>
        </w:rPr>
        <w:t xml:space="preserve"> original draft: GG</w:t>
      </w:r>
      <w:r w:rsidR="0070426D" w:rsidRPr="00770FE0">
        <w:rPr>
          <w:rFonts w:ascii="Times New Roman" w:hAnsi="Times New Roman" w:cs="Times New Roman"/>
          <w:sz w:val="24"/>
          <w:szCs w:val="24"/>
        </w:rPr>
        <w:t xml:space="preserve"> RSG TSL DMAP</w:t>
      </w:r>
      <w:r w:rsidRPr="00770FE0">
        <w:rPr>
          <w:rFonts w:ascii="Times New Roman" w:hAnsi="Times New Roman" w:cs="Times New Roman"/>
          <w:sz w:val="24"/>
          <w:szCs w:val="24"/>
        </w:rPr>
        <w:t xml:space="preserve"> PAH.</w:t>
      </w:r>
      <w:r w:rsidR="0070426D" w:rsidRPr="00770FE0">
        <w:rPr>
          <w:rFonts w:ascii="Times New Roman" w:hAnsi="Times New Roman" w:cs="Times New Roman"/>
          <w:sz w:val="24"/>
          <w:szCs w:val="24"/>
        </w:rPr>
        <w:t xml:space="preserve"> </w:t>
      </w:r>
      <w:r w:rsidRPr="00770FE0">
        <w:rPr>
          <w:rFonts w:ascii="Times New Roman" w:hAnsi="Times New Roman" w:cs="Times New Roman"/>
          <w:sz w:val="24"/>
          <w:szCs w:val="24"/>
        </w:rPr>
        <w:t>Writing</w:t>
      </w:r>
      <w:r w:rsidR="0070426D" w:rsidRPr="00770FE0">
        <w:rPr>
          <w:rFonts w:ascii="Times New Roman" w:hAnsi="Times New Roman" w:cs="Times New Roman"/>
          <w:sz w:val="24"/>
          <w:szCs w:val="24"/>
        </w:rPr>
        <w:t>,</w:t>
      </w:r>
      <w:r w:rsidRPr="00770FE0">
        <w:rPr>
          <w:rFonts w:ascii="Times New Roman" w:hAnsi="Times New Roman" w:cs="Times New Roman"/>
          <w:sz w:val="24"/>
          <w:szCs w:val="24"/>
        </w:rPr>
        <w:t xml:space="preserve"> review </w:t>
      </w:r>
      <w:r w:rsidR="0070426D" w:rsidRPr="00770FE0">
        <w:rPr>
          <w:rFonts w:ascii="Times New Roman" w:hAnsi="Times New Roman" w:cs="Times New Roman"/>
          <w:sz w:val="24"/>
          <w:szCs w:val="24"/>
        </w:rPr>
        <w:t>&amp;</w:t>
      </w:r>
      <w:r w:rsidRPr="00770FE0">
        <w:rPr>
          <w:rFonts w:ascii="Times New Roman" w:hAnsi="Times New Roman" w:cs="Times New Roman"/>
          <w:sz w:val="24"/>
          <w:szCs w:val="24"/>
        </w:rPr>
        <w:t xml:space="preserve"> editing: GG RSG</w:t>
      </w:r>
      <w:r w:rsidR="0070426D" w:rsidRPr="00770FE0">
        <w:rPr>
          <w:rFonts w:ascii="Times New Roman" w:hAnsi="Times New Roman" w:cs="Times New Roman"/>
          <w:sz w:val="24"/>
          <w:szCs w:val="24"/>
        </w:rPr>
        <w:t xml:space="preserve"> EB PS JAJ TSL</w:t>
      </w:r>
      <w:r w:rsidRPr="00770FE0">
        <w:rPr>
          <w:rFonts w:ascii="Times New Roman" w:hAnsi="Times New Roman" w:cs="Times New Roman"/>
          <w:sz w:val="24"/>
          <w:szCs w:val="24"/>
        </w:rPr>
        <w:t xml:space="preserve"> DMA</w:t>
      </w:r>
      <w:r w:rsidR="0070426D" w:rsidRPr="00770FE0">
        <w:rPr>
          <w:rFonts w:ascii="Times New Roman" w:hAnsi="Times New Roman" w:cs="Times New Roman"/>
          <w:sz w:val="24"/>
          <w:szCs w:val="24"/>
        </w:rPr>
        <w:t xml:space="preserve">P </w:t>
      </w:r>
      <w:r w:rsidRPr="00770FE0">
        <w:rPr>
          <w:rFonts w:ascii="Times New Roman" w:hAnsi="Times New Roman" w:cs="Times New Roman"/>
          <w:sz w:val="24"/>
          <w:szCs w:val="24"/>
        </w:rPr>
        <w:t>PAH</w:t>
      </w:r>
      <w:r w:rsidR="0070426D" w:rsidRPr="00770FE0">
        <w:rPr>
          <w:rFonts w:ascii="Times New Roman" w:hAnsi="Times New Roman" w:cs="Times New Roman"/>
          <w:sz w:val="24"/>
          <w:szCs w:val="24"/>
        </w:rPr>
        <w:t>. All authors approved the final manuscript and consent to publication.</w:t>
      </w:r>
    </w:p>
    <w:p w14:paraId="61181B8A" w14:textId="77777777" w:rsidR="005E6C5F" w:rsidRDefault="005E6C5F" w:rsidP="007D61FC">
      <w:pPr>
        <w:spacing w:before="0" w:after="0" w:line="480" w:lineRule="auto"/>
        <w:rPr>
          <w:rFonts w:ascii="Times New Roman" w:hAnsi="Times New Roman" w:cs="Times New Roman"/>
          <w:b/>
          <w:bCs/>
          <w:sz w:val="24"/>
          <w:szCs w:val="24"/>
        </w:rPr>
      </w:pPr>
    </w:p>
    <w:p w14:paraId="5193E0E3" w14:textId="53619182" w:rsidR="005E6C5F" w:rsidRDefault="004F1040" w:rsidP="007D61FC">
      <w:pPr>
        <w:spacing w:before="0" w:after="0" w:line="480" w:lineRule="auto"/>
        <w:rPr>
          <w:rFonts w:ascii="Times New Roman" w:hAnsi="Times New Roman" w:cs="Times New Roman"/>
          <w:sz w:val="24"/>
          <w:szCs w:val="24"/>
        </w:rPr>
      </w:pPr>
      <w:r w:rsidRPr="00770FE0">
        <w:rPr>
          <w:rFonts w:ascii="Times New Roman" w:hAnsi="Times New Roman" w:cs="Times New Roman"/>
          <w:b/>
          <w:bCs/>
          <w:sz w:val="24"/>
          <w:szCs w:val="24"/>
        </w:rPr>
        <w:t>Competing interests:</w:t>
      </w:r>
      <w:r w:rsidRPr="00770FE0">
        <w:rPr>
          <w:rFonts w:ascii="Times New Roman" w:hAnsi="Times New Roman" w:cs="Times New Roman"/>
          <w:sz w:val="24"/>
          <w:szCs w:val="24"/>
        </w:rPr>
        <w:t xml:space="preserve"> </w:t>
      </w:r>
      <w:r w:rsidR="005E4773" w:rsidRPr="00770FE0">
        <w:rPr>
          <w:rFonts w:ascii="Times New Roman" w:hAnsi="Times New Roman" w:cs="Times New Roman"/>
          <w:sz w:val="24"/>
          <w:szCs w:val="24"/>
        </w:rPr>
        <w:t>Not applicable.</w:t>
      </w:r>
    </w:p>
    <w:p w14:paraId="594765B1" w14:textId="77777777" w:rsidR="005E6C5F" w:rsidRDefault="005E6C5F" w:rsidP="007D61FC">
      <w:pPr>
        <w:spacing w:before="0" w:after="0" w:line="480" w:lineRule="auto"/>
        <w:rPr>
          <w:rFonts w:ascii="Times New Roman" w:hAnsi="Times New Roman" w:cs="Times New Roman"/>
          <w:b/>
          <w:bCs/>
          <w:sz w:val="24"/>
          <w:szCs w:val="24"/>
        </w:rPr>
      </w:pPr>
    </w:p>
    <w:p w14:paraId="30731E24" w14:textId="108BABB8" w:rsidR="005E6C5F" w:rsidRDefault="004F1040" w:rsidP="007D61FC">
      <w:pPr>
        <w:spacing w:before="0" w:after="0" w:line="480" w:lineRule="auto"/>
        <w:rPr>
          <w:rFonts w:ascii="Times New Roman" w:hAnsi="Times New Roman" w:cs="Times New Roman"/>
          <w:sz w:val="24"/>
          <w:szCs w:val="24"/>
        </w:rPr>
      </w:pPr>
      <w:r w:rsidRPr="00770FE0">
        <w:rPr>
          <w:rFonts w:ascii="Times New Roman" w:hAnsi="Times New Roman" w:cs="Times New Roman"/>
          <w:b/>
          <w:bCs/>
          <w:sz w:val="24"/>
          <w:szCs w:val="24"/>
        </w:rPr>
        <w:lastRenderedPageBreak/>
        <w:t>Availability of data and materials</w:t>
      </w:r>
      <w:r w:rsidRPr="00770FE0">
        <w:rPr>
          <w:rFonts w:ascii="Times New Roman" w:hAnsi="Times New Roman" w:cs="Times New Roman"/>
          <w:sz w:val="24"/>
          <w:szCs w:val="24"/>
        </w:rPr>
        <w:t xml:space="preserve">: </w:t>
      </w:r>
      <w:r w:rsidR="007B5815" w:rsidRPr="00770FE0">
        <w:rPr>
          <w:rFonts w:ascii="Times New Roman" w:hAnsi="Times New Roman" w:cs="Times New Roman"/>
          <w:sz w:val="24"/>
          <w:szCs w:val="24"/>
        </w:rPr>
        <w:t>Not applicable.</w:t>
      </w:r>
    </w:p>
    <w:p w14:paraId="7088FEE9" w14:textId="77777777" w:rsidR="005E6C5F" w:rsidRDefault="005E6C5F" w:rsidP="007D61FC">
      <w:pPr>
        <w:spacing w:before="0" w:after="0" w:line="480" w:lineRule="auto"/>
        <w:rPr>
          <w:rFonts w:ascii="Times New Roman" w:hAnsi="Times New Roman" w:cs="Times New Roman"/>
          <w:b/>
          <w:bCs/>
          <w:sz w:val="24"/>
          <w:szCs w:val="24"/>
        </w:rPr>
      </w:pPr>
    </w:p>
    <w:p w14:paraId="397F1F18" w14:textId="6092886F" w:rsidR="005E6C5F" w:rsidRDefault="007B5815" w:rsidP="007D61FC">
      <w:pPr>
        <w:spacing w:before="0" w:after="0" w:line="480" w:lineRule="auto"/>
        <w:rPr>
          <w:rFonts w:ascii="Times New Roman" w:hAnsi="Times New Roman" w:cs="Times New Roman"/>
          <w:sz w:val="24"/>
          <w:szCs w:val="24"/>
        </w:rPr>
      </w:pPr>
      <w:r w:rsidRPr="00770FE0">
        <w:rPr>
          <w:rFonts w:ascii="Times New Roman" w:hAnsi="Times New Roman" w:cs="Times New Roman"/>
          <w:b/>
          <w:bCs/>
          <w:sz w:val="24"/>
          <w:szCs w:val="24"/>
        </w:rPr>
        <w:t>Consent for publication:</w:t>
      </w:r>
      <w:r w:rsidRPr="00770FE0">
        <w:rPr>
          <w:rFonts w:ascii="Times New Roman" w:hAnsi="Times New Roman" w:cs="Times New Roman"/>
          <w:sz w:val="24"/>
          <w:szCs w:val="24"/>
        </w:rPr>
        <w:t xml:space="preserve"> </w:t>
      </w:r>
      <w:r w:rsidR="004F1040" w:rsidRPr="00770FE0">
        <w:rPr>
          <w:rFonts w:ascii="Times New Roman" w:hAnsi="Times New Roman" w:cs="Times New Roman"/>
          <w:sz w:val="24"/>
          <w:szCs w:val="24"/>
        </w:rPr>
        <w:t>Not applicable.</w:t>
      </w:r>
    </w:p>
    <w:p w14:paraId="6953AD82" w14:textId="77777777" w:rsidR="005E6C5F" w:rsidRDefault="005E6C5F" w:rsidP="007D61FC">
      <w:pPr>
        <w:spacing w:before="0" w:after="0" w:line="480" w:lineRule="auto"/>
        <w:rPr>
          <w:rFonts w:ascii="Times New Roman" w:hAnsi="Times New Roman" w:cs="Times New Roman"/>
          <w:b/>
          <w:bCs/>
          <w:sz w:val="24"/>
          <w:szCs w:val="24"/>
        </w:rPr>
      </w:pPr>
    </w:p>
    <w:p w14:paraId="5EF2997A" w14:textId="6ACA2E00" w:rsidR="005E6C5F" w:rsidRDefault="004F1040" w:rsidP="007D61FC">
      <w:pPr>
        <w:spacing w:before="0" w:after="0" w:line="480" w:lineRule="auto"/>
        <w:rPr>
          <w:rFonts w:ascii="Times New Roman" w:hAnsi="Times New Roman" w:cs="Times New Roman"/>
          <w:sz w:val="24"/>
          <w:szCs w:val="24"/>
        </w:rPr>
      </w:pPr>
      <w:r w:rsidRPr="00770FE0">
        <w:rPr>
          <w:rFonts w:ascii="Times New Roman" w:hAnsi="Times New Roman" w:cs="Times New Roman"/>
          <w:b/>
          <w:bCs/>
          <w:sz w:val="24"/>
          <w:szCs w:val="24"/>
        </w:rPr>
        <w:t xml:space="preserve">Ethics approval consent to participate: </w:t>
      </w:r>
      <w:r w:rsidR="00151689" w:rsidRPr="00770FE0">
        <w:rPr>
          <w:rFonts w:ascii="Times New Roman" w:hAnsi="Times New Roman" w:cs="Times New Roman"/>
          <w:sz w:val="24"/>
          <w:szCs w:val="24"/>
        </w:rPr>
        <w:t>No</w:t>
      </w:r>
      <w:r w:rsidR="005E4773" w:rsidRPr="00770FE0">
        <w:rPr>
          <w:rFonts w:ascii="Times New Roman" w:hAnsi="Times New Roman" w:cs="Times New Roman"/>
          <w:sz w:val="24"/>
          <w:szCs w:val="24"/>
        </w:rPr>
        <w:t>t applicable.</w:t>
      </w:r>
    </w:p>
    <w:p w14:paraId="0FAC9D4B" w14:textId="77777777" w:rsidR="005E6C5F" w:rsidRDefault="005E6C5F" w:rsidP="007D61FC">
      <w:pPr>
        <w:spacing w:before="0" w:after="0" w:line="480" w:lineRule="auto"/>
        <w:rPr>
          <w:rFonts w:ascii="Times New Roman" w:hAnsi="Times New Roman" w:cs="Times New Roman"/>
        </w:rPr>
      </w:pPr>
    </w:p>
    <w:p w14:paraId="6C02FCA0" w14:textId="2EB5DCF7" w:rsidR="005E6C5F" w:rsidRPr="00D97F12" w:rsidRDefault="00000000" w:rsidP="00D97F12">
      <w:pPr>
        <w:pStyle w:val="Ttulo1"/>
        <w:rPr>
          <w:lang w:val="pt-BR"/>
        </w:rPr>
      </w:pPr>
      <w:proofErr w:type="spellStart"/>
      <w:r w:rsidRPr="00D97F12">
        <w:rPr>
          <w:lang w:val="pt-BR"/>
        </w:rPr>
        <w:t>R</w:t>
      </w:r>
      <w:r w:rsidR="00CB0402" w:rsidRPr="00D97F12">
        <w:rPr>
          <w:lang w:val="pt-BR"/>
        </w:rPr>
        <w:t>eferences</w:t>
      </w:r>
      <w:proofErr w:type="spellEnd"/>
    </w:p>
    <w:p w14:paraId="407E65F6" w14:textId="4AAB9C1B" w:rsidR="00232C9D" w:rsidRPr="00D97F12"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D97F12">
        <w:rPr>
          <w:rFonts w:ascii="Times New Roman" w:hAnsi="Times New Roman" w:cs="Times New Roman"/>
          <w:sz w:val="24"/>
          <w:szCs w:val="24"/>
          <w:lang w:val="pt-BR"/>
        </w:rPr>
        <w:t xml:space="preserve">Aguilera MA, </w:t>
      </w:r>
      <w:proofErr w:type="spellStart"/>
      <w:r w:rsidRPr="00D97F12">
        <w:rPr>
          <w:rFonts w:ascii="Times New Roman" w:hAnsi="Times New Roman" w:cs="Times New Roman"/>
          <w:sz w:val="24"/>
          <w:szCs w:val="24"/>
          <w:lang w:val="pt-BR"/>
        </w:rPr>
        <w:t>Navarrete</w:t>
      </w:r>
      <w:proofErr w:type="spellEnd"/>
      <w:r w:rsidRPr="00D97F12">
        <w:rPr>
          <w:rFonts w:ascii="Times New Roman" w:hAnsi="Times New Roman" w:cs="Times New Roman"/>
          <w:sz w:val="24"/>
          <w:szCs w:val="24"/>
          <w:lang w:val="pt-BR"/>
        </w:rPr>
        <w:t xml:space="preserve"> SA</w:t>
      </w:r>
      <w:r w:rsidR="00CB0402" w:rsidRPr="00D97F12">
        <w:rPr>
          <w:rFonts w:ascii="Times New Roman" w:hAnsi="Times New Roman" w:cs="Times New Roman"/>
          <w:sz w:val="24"/>
          <w:szCs w:val="24"/>
          <w:lang w:val="pt-BR"/>
        </w:rPr>
        <w:t xml:space="preserve">. </w:t>
      </w:r>
      <w:r w:rsidRPr="00D97F12">
        <w:rPr>
          <w:rFonts w:ascii="Times New Roman" w:hAnsi="Times New Roman" w:cs="Times New Roman"/>
          <w:sz w:val="24"/>
          <w:szCs w:val="24"/>
          <w:lang w:val="pt-BR"/>
        </w:rPr>
        <w:t>2007</w:t>
      </w:r>
      <w:r w:rsidR="00CB0402"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Effects of </w:t>
      </w:r>
      <w:r w:rsidRPr="00CB0402">
        <w:rPr>
          <w:rFonts w:ascii="Times New Roman" w:hAnsi="Times New Roman" w:cs="Times New Roman"/>
          <w:i/>
          <w:iCs/>
          <w:sz w:val="24"/>
          <w:szCs w:val="24"/>
        </w:rPr>
        <w:t xml:space="preserve">Chiton </w:t>
      </w:r>
      <w:proofErr w:type="spellStart"/>
      <w:r w:rsidRPr="00CB0402">
        <w:rPr>
          <w:rFonts w:ascii="Times New Roman" w:hAnsi="Times New Roman" w:cs="Times New Roman"/>
          <w:i/>
          <w:iCs/>
          <w:sz w:val="24"/>
          <w:szCs w:val="24"/>
        </w:rPr>
        <w:t>granosus</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Frembly</w:t>
      </w:r>
      <w:proofErr w:type="spellEnd"/>
      <w:r w:rsidRPr="00770FE0">
        <w:rPr>
          <w:rFonts w:ascii="Times New Roman" w:hAnsi="Times New Roman" w:cs="Times New Roman"/>
          <w:sz w:val="24"/>
          <w:szCs w:val="24"/>
        </w:rPr>
        <w:t xml:space="preserve">, 1827) and other molluscan grazers on algal succession in wave exposed mid-intertidal rocky shores of central Chile. </w:t>
      </w:r>
      <w:r w:rsidRPr="00CB0402">
        <w:rPr>
          <w:rFonts w:ascii="Times New Roman" w:hAnsi="Times New Roman" w:cs="Times New Roman"/>
          <w:i/>
          <w:iCs/>
          <w:sz w:val="24"/>
          <w:szCs w:val="24"/>
        </w:rPr>
        <w:t>Journal of Experimental Marine Biology and Ecology</w:t>
      </w:r>
      <w:r w:rsidR="00CB0402">
        <w:rPr>
          <w:rFonts w:ascii="Times New Roman" w:hAnsi="Times New Roman" w:cs="Times New Roman"/>
          <w:i/>
          <w:iCs/>
          <w:sz w:val="24"/>
          <w:szCs w:val="24"/>
        </w:rPr>
        <w:t>.</w:t>
      </w:r>
      <w:r w:rsidRPr="00770FE0">
        <w:rPr>
          <w:rFonts w:ascii="Times New Roman" w:hAnsi="Times New Roman" w:cs="Times New Roman"/>
          <w:sz w:val="24"/>
          <w:szCs w:val="24"/>
        </w:rPr>
        <w:t xml:space="preserve"> </w:t>
      </w:r>
      <w:r w:rsidRPr="00D97F12">
        <w:rPr>
          <w:rFonts w:ascii="Times New Roman" w:hAnsi="Times New Roman" w:cs="Times New Roman"/>
          <w:sz w:val="24"/>
          <w:szCs w:val="24"/>
        </w:rPr>
        <w:t>349:84–98.</w:t>
      </w:r>
      <w:r w:rsidR="00CB0402" w:rsidRPr="00D97F12">
        <w:rPr>
          <w:rFonts w:ascii="Times New Roman" w:hAnsi="Times New Roman" w:cs="Times New Roman"/>
          <w:sz w:val="24"/>
          <w:szCs w:val="24"/>
        </w:rPr>
        <w:t xml:space="preserve"> </w:t>
      </w:r>
      <w:proofErr w:type="spellStart"/>
      <w:r w:rsidR="00CB0402" w:rsidRPr="00D97F12">
        <w:rPr>
          <w:rFonts w:ascii="Times New Roman" w:hAnsi="Times New Roman" w:cs="Times New Roman"/>
          <w:sz w:val="24"/>
          <w:szCs w:val="24"/>
        </w:rPr>
        <w:t>doi</w:t>
      </w:r>
      <w:proofErr w:type="spellEnd"/>
      <w:r w:rsidR="00CB0402" w:rsidRPr="00D97F12">
        <w:rPr>
          <w:rFonts w:ascii="Times New Roman" w:hAnsi="Times New Roman" w:cs="Times New Roman"/>
          <w:sz w:val="24"/>
          <w:szCs w:val="24"/>
        </w:rPr>
        <w:t>:</w:t>
      </w:r>
      <w:r w:rsidRPr="00D97F12">
        <w:rPr>
          <w:rFonts w:ascii="Times New Roman" w:hAnsi="Times New Roman" w:cs="Times New Roman"/>
          <w:sz w:val="24"/>
          <w:szCs w:val="24"/>
        </w:rPr>
        <w:t xml:space="preserve"> https://doi.org/10.1016/j.jembe.2007.05.002</w:t>
      </w:r>
      <w:r w:rsidR="00CB0402" w:rsidRPr="00D97F12">
        <w:rPr>
          <w:rFonts w:ascii="Times New Roman" w:hAnsi="Times New Roman" w:cs="Times New Roman"/>
          <w:sz w:val="24"/>
          <w:szCs w:val="24"/>
        </w:rPr>
        <w:t>.</w:t>
      </w:r>
    </w:p>
    <w:p w14:paraId="4C1A5A1F" w14:textId="7F39F2F5" w:rsidR="00232C9D" w:rsidRPr="00D97F12"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D97F12">
        <w:rPr>
          <w:rFonts w:ascii="Times New Roman" w:hAnsi="Times New Roman" w:cs="Times New Roman"/>
          <w:sz w:val="24"/>
          <w:szCs w:val="24"/>
        </w:rPr>
        <w:t>Aguilera MA, Navarrete SA</w:t>
      </w:r>
      <w:r w:rsidR="00CB0402" w:rsidRPr="00D97F12">
        <w:rPr>
          <w:rFonts w:ascii="Times New Roman" w:hAnsi="Times New Roman" w:cs="Times New Roman"/>
          <w:sz w:val="24"/>
          <w:szCs w:val="24"/>
        </w:rPr>
        <w:t xml:space="preserve">. </w:t>
      </w:r>
      <w:r w:rsidRPr="00D97F12">
        <w:rPr>
          <w:rFonts w:ascii="Times New Roman" w:hAnsi="Times New Roman" w:cs="Times New Roman"/>
          <w:sz w:val="24"/>
          <w:szCs w:val="24"/>
        </w:rPr>
        <w:t>2012</w:t>
      </w:r>
      <w:r w:rsidR="00CB0402" w:rsidRPr="00D97F12">
        <w:rPr>
          <w:rFonts w:ascii="Times New Roman" w:hAnsi="Times New Roman" w:cs="Times New Roman"/>
          <w:sz w:val="24"/>
          <w:szCs w:val="24"/>
        </w:rPr>
        <w:t>.</w:t>
      </w:r>
      <w:r w:rsidRPr="00D97F12">
        <w:rPr>
          <w:rFonts w:ascii="Times New Roman" w:hAnsi="Times New Roman" w:cs="Times New Roman"/>
          <w:sz w:val="24"/>
          <w:szCs w:val="24"/>
        </w:rPr>
        <w:t xml:space="preserve"> </w:t>
      </w:r>
      <w:r w:rsidRPr="00770FE0">
        <w:rPr>
          <w:rFonts w:ascii="Times New Roman" w:hAnsi="Times New Roman" w:cs="Times New Roman"/>
          <w:sz w:val="24"/>
          <w:szCs w:val="24"/>
        </w:rPr>
        <w:t xml:space="preserve">Functional identity and functional structure change through succession in a rocky intertidal marine herbivore assemblage. </w:t>
      </w:r>
      <w:proofErr w:type="spellStart"/>
      <w:r w:rsidRPr="00D97F12">
        <w:rPr>
          <w:rFonts w:ascii="Times New Roman" w:hAnsi="Times New Roman" w:cs="Times New Roman"/>
          <w:i/>
          <w:iCs/>
          <w:sz w:val="24"/>
          <w:szCs w:val="24"/>
          <w:lang w:val="pt-BR"/>
        </w:rPr>
        <w:t>Ecology</w:t>
      </w:r>
      <w:proofErr w:type="spellEnd"/>
      <w:r w:rsidR="00CB0402"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93:75–89.</w:t>
      </w:r>
      <w:r w:rsidR="00CB0402" w:rsidRPr="00D97F12">
        <w:rPr>
          <w:rFonts w:ascii="Times New Roman" w:hAnsi="Times New Roman" w:cs="Times New Roman"/>
          <w:sz w:val="24"/>
          <w:szCs w:val="24"/>
          <w:lang w:val="pt-BR"/>
        </w:rPr>
        <w:t xml:space="preserve"> </w:t>
      </w:r>
      <w:proofErr w:type="spellStart"/>
      <w:r w:rsidR="00CB0402" w:rsidRPr="00D97F12">
        <w:rPr>
          <w:rFonts w:ascii="Times New Roman" w:hAnsi="Times New Roman" w:cs="Times New Roman"/>
          <w:sz w:val="24"/>
          <w:szCs w:val="24"/>
          <w:lang w:val="pt-BR"/>
        </w:rPr>
        <w:t>doi</w:t>
      </w:r>
      <w:proofErr w:type="spellEnd"/>
      <w:r w:rsidR="00CB0402"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https://doi.org/10.1890/11-0434.1</w:t>
      </w:r>
      <w:r w:rsidR="00CB0402" w:rsidRPr="00D97F12">
        <w:rPr>
          <w:rFonts w:ascii="Times New Roman" w:hAnsi="Times New Roman" w:cs="Times New Roman"/>
          <w:sz w:val="24"/>
          <w:szCs w:val="24"/>
          <w:lang w:val="pt-BR"/>
        </w:rPr>
        <w:t>.</w:t>
      </w:r>
    </w:p>
    <w:p w14:paraId="2A00233E" w14:textId="13DEC8FF" w:rsidR="00232C9D" w:rsidRPr="008B197A"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623DAD">
        <w:rPr>
          <w:rFonts w:ascii="Times New Roman" w:hAnsi="Times New Roman" w:cs="Times New Roman"/>
          <w:sz w:val="24"/>
          <w:szCs w:val="24"/>
          <w:lang w:val="pt-BR"/>
        </w:rPr>
        <w:t xml:space="preserve">Aguilera MA, Valdivia N, </w:t>
      </w:r>
      <w:proofErr w:type="spellStart"/>
      <w:r w:rsidRPr="00623DAD">
        <w:rPr>
          <w:rFonts w:ascii="Times New Roman" w:hAnsi="Times New Roman" w:cs="Times New Roman"/>
          <w:sz w:val="24"/>
          <w:szCs w:val="24"/>
          <w:lang w:val="pt-BR"/>
        </w:rPr>
        <w:t>Broitman</w:t>
      </w:r>
      <w:proofErr w:type="spellEnd"/>
      <w:r w:rsidRPr="00623DAD">
        <w:rPr>
          <w:rFonts w:ascii="Times New Roman" w:hAnsi="Times New Roman" w:cs="Times New Roman"/>
          <w:sz w:val="24"/>
          <w:szCs w:val="24"/>
          <w:lang w:val="pt-BR"/>
        </w:rPr>
        <w:t xml:space="preserve"> BR</w:t>
      </w:r>
      <w:r w:rsidR="00623DAD" w:rsidRPr="00623DAD">
        <w:rPr>
          <w:rFonts w:ascii="Times New Roman" w:hAnsi="Times New Roman" w:cs="Times New Roman"/>
          <w:sz w:val="24"/>
          <w:szCs w:val="24"/>
          <w:lang w:val="pt-BR"/>
        </w:rPr>
        <w:t xml:space="preserve">. </w:t>
      </w:r>
      <w:r w:rsidRPr="00623DAD">
        <w:rPr>
          <w:rFonts w:ascii="Times New Roman" w:hAnsi="Times New Roman" w:cs="Times New Roman"/>
          <w:sz w:val="24"/>
          <w:szCs w:val="24"/>
          <w:lang w:val="pt-BR"/>
        </w:rPr>
        <w:t>2015</w:t>
      </w:r>
      <w:r w:rsidR="00623DAD" w:rsidRPr="00623DAD">
        <w:rPr>
          <w:rFonts w:ascii="Times New Roman" w:hAnsi="Times New Roman" w:cs="Times New Roman"/>
          <w:sz w:val="24"/>
          <w:szCs w:val="24"/>
          <w:lang w:val="pt-BR"/>
        </w:rPr>
        <w:t>.</w:t>
      </w:r>
      <w:r w:rsidRPr="00623DAD">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Herbivore-Alga Interaction Strength Influences Spatial Heterogeneity in a Kelp-Dominated Intertidal Community. </w:t>
      </w:r>
      <w:r w:rsidRPr="008B197A">
        <w:rPr>
          <w:rFonts w:ascii="Times New Roman" w:hAnsi="Times New Roman" w:cs="Times New Roman"/>
          <w:i/>
          <w:iCs/>
          <w:sz w:val="24"/>
          <w:szCs w:val="24"/>
          <w:lang w:val="pt-BR"/>
        </w:rPr>
        <w:t>PL</w:t>
      </w:r>
      <w:r w:rsidR="00623DAD" w:rsidRPr="008B197A">
        <w:rPr>
          <w:rFonts w:ascii="Times New Roman" w:hAnsi="Times New Roman" w:cs="Times New Roman"/>
          <w:i/>
          <w:iCs/>
          <w:sz w:val="24"/>
          <w:szCs w:val="24"/>
          <w:lang w:val="pt-BR"/>
        </w:rPr>
        <w:t>o</w:t>
      </w:r>
      <w:r w:rsidRPr="008B197A">
        <w:rPr>
          <w:rFonts w:ascii="Times New Roman" w:hAnsi="Times New Roman" w:cs="Times New Roman"/>
          <w:i/>
          <w:iCs/>
          <w:sz w:val="24"/>
          <w:szCs w:val="24"/>
          <w:lang w:val="pt-BR"/>
        </w:rPr>
        <w:t>S ONE</w:t>
      </w:r>
      <w:r w:rsidR="00623DAD" w:rsidRPr="008B197A">
        <w:rPr>
          <w:rFonts w:ascii="Times New Roman" w:hAnsi="Times New Roman" w:cs="Times New Roman"/>
          <w:i/>
          <w:iCs/>
          <w:sz w:val="24"/>
          <w:szCs w:val="24"/>
          <w:lang w:val="pt-BR"/>
        </w:rPr>
        <w:t>.</w:t>
      </w:r>
      <w:r w:rsidRPr="008B197A">
        <w:rPr>
          <w:rFonts w:ascii="Times New Roman" w:hAnsi="Times New Roman" w:cs="Times New Roman"/>
          <w:sz w:val="24"/>
          <w:szCs w:val="24"/>
          <w:lang w:val="pt-BR"/>
        </w:rPr>
        <w:t xml:space="preserve"> </w:t>
      </w:r>
      <w:proofErr w:type="spellStart"/>
      <w:r w:rsidR="00623DAD" w:rsidRPr="008B197A">
        <w:rPr>
          <w:rFonts w:ascii="Times New Roman" w:hAnsi="Times New Roman" w:cs="Times New Roman"/>
          <w:sz w:val="24"/>
          <w:szCs w:val="24"/>
          <w:lang w:val="pt-BR"/>
        </w:rPr>
        <w:t>doi</w:t>
      </w:r>
      <w:proofErr w:type="spellEnd"/>
      <w:r w:rsidR="00623DAD" w:rsidRPr="008B197A">
        <w:rPr>
          <w:rFonts w:ascii="Times New Roman" w:hAnsi="Times New Roman" w:cs="Times New Roman"/>
          <w:sz w:val="24"/>
          <w:szCs w:val="24"/>
          <w:lang w:val="pt-BR"/>
        </w:rPr>
        <w:t xml:space="preserve">: </w:t>
      </w:r>
      <w:r w:rsidRPr="008B197A">
        <w:rPr>
          <w:rFonts w:ascii="Times New Roman" w:hAnsi="Times New Roman" w:cs="Times New Roman"/>
          <w:sz w:val="24"/>
          <w:szCs w:val="24"/>
          <w:lang w:val="pt-BR"/>
        </w:rPr>
        <w:t>10:e0137287. https://doi.org/10.1371/journal.pone.0137287</w:t>
      </w:r>
      <w:r w:rsidR="00623DAD" w:rsidRPr="008B197A">
        <w:rPr>
          <w:rFonts w:ascii="Times New Roman" w:hAnsi="Times New Roman" w:cs="Times New Roman"/>
          <w:sz w:val="24"/>
          <w:szCs w:val="24"/>
          <w:lang w:val="pt-BR"/>
        </w:rPr>
        <w:t>.</w:t>
      </w:r>
    </w:p>
    <w:p w14:paraId="6254BC0A" w14:textId="0932A054"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D97F12">
        <w:rPr>
          <w:rFonts w:ascii="Times New Roman" w:hAnsi="Times New Roman" w:cs="Times New Roman"/>
          <w:sz w:val="24"/>
          <w:szCs w:val="24"/>
          <w:lang w:val="pt-BR"/>
        </w:rPr>
        <w:t>Ambrose RF</w:t>
      </w:r>
      <w:r w:rsidR="008B197A"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1984</w:t>
      </w:r>
      <w:r w:rsidR="008B197A"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Food preferences, prey availability, and the diet of </w:t>
      </w:r>
      <w:r w:rsidRPr="008B197A">
        <w:rPr>
          <w:rFonts w:ascii="Times New Roman" w:hAnsi="Times New Roman" w:cs="Times New Roman"/>
          <w:i/>
          <w:iCs/>
          <w:sz w:val="24"/>
          <w:szCs w:val="24"/>
        </w:rPr>
        <w:t xml:space="preserve">Octopus </w:t>
      </w:r>
      <w:proofErr w:type="spellStart"/>
      <w:r w:rsidRPr="008B197A">
        <w:rPr>
          <w:rFonts w:ascii="Times New Roman" w:hAnsi="Times New Roman" w:cs="Times New Roman"/>
          <w:i/>
          <w:iCs/>
          <w:sz w:val="24"/>
          <w:szCs w:val="24"/>
        </w:rPr>
        <w:t>bimaculatus</w:t>
      </w:r>
      <w:proofErr w:type="spellEnd"/>
      <w:r w:rsidRPr="00770FE0">
        <w:rPr>
          <w:rFonts w:ascii="Times New Roman" w:hAnsi="Times New Roman" w:cs="Times New Roman"/>
          <w:sz w:val="24"/>
          <w:szCs w:val="24"/>
        </w:rPr>
        <w:t xml:space="preserve"> Verrill. </w:t>
      </w:r>
      <w:r w:rsidRPr="008B197A">
        <w:rPr>
          <w:rFonts w:ascii="Times New Roman" w:hAnsi="Times New Roman" w:cs="Times New Roman"/>
          <w:i/>
          <w:iCs/>
          <w:sz w:val="24"/>
          <w:szCs w:val="24"/>
        </w:rPr>
        <w:t>Journal of Experimental Marine Biology and Ecology</w:t>
      </w:r>
      <w:r w:rsidR="008B197A">
        <w:rPr>
          <w:rFonts w:ascii="Times New Roman" w:hAnsi="Times New Roman" w:cs="Times New Roman"/>
          <w:i/>
          <w:iCs/>
          <w:sz w:val="24"/>
          <w:szCs w:val="24"/>
        </w:rPr>
        <w:t>.</w:t>
      </w:r>
      <w:r w:rsidRPr="00770FE0">
        <w:rPr>
          <w:rFonts w:ascii="Times New Roman" w:hAnsi="Times New Roman" w:cs="Times New Roman"/>
          <w:sz w:val="24"/>
          <w:szCs w:val="24"/>
        </w:rPr>
        <w:t xml:space="preserve"> 77:29–44. </w:t>
      </w:r>
      <w:proofErr w:type="spellStart"/>
      <w:r w:rsidR="008B197A">
        <w:rPr>
          <w:rFonts w:ascii="Times New Roman" w:hAnsi="Times New Roman" w:cs="Times New Roman"/>
          <w:sz w:val="24"/>
          <w:szCs w:val="24"/>
        </w:rPr>
        <w:t>doi</w:t>
      </w:r>
      <w:proofErr w:type="spellEnd"/>
      <w:r w:rsidR="008B197A">
        <w:rPr>
          <w:rFonts w:ascii="Times New Roman" w:hAnsi="Times New Roman" w:cs="Times New Roman"/>
          <w:sz w:val="24"/>
          <w:szCs w:val="24"/>
        </w:rPr>
        <w:t xml:space="preserve">: </w:t>
      </w:r>
      <w:r w:rsidRPr="00770FE0">
        <w:rPr>
          <w:rFonts w:ascii="Times New Roman" w:hAnsi="Times New Roman" w:cs="Times New Roman"/>
          <w:sz w:val="24"/>
          <w:szCs w:val="24"/>
        </w:rPr>
        <w:t>https://doi.org/10.1016/0022-0981(84)90049-2</w:t>
      </w:r>
      <w:r w:rsidR="008B197A">
        <w:rPr>
          <w:rFonts w:ascii="Times New Roman" w:hAnsi="Times New Roman" w:cs="Times New Roman"/>
          <w:sz w:val="24"/>
          <w:szCs w:val="24"/>
        </w:rPr>
        <w:t>.</w:t>
      </w:r>
    </w:p>
    <w:p w14:paraId="67BEC683" w14:textId="77407A5B"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Anderson R, Wood J, Mather J</w:t>
      </w:r>
      <w:r w:rsidR="008B197A">
        <w:rPr>
          <w:rFonts w:ascii="Times New Roman" w:hAnsi="Times New Roman" w:cs="Times New Roman"/>
          <w:sz w:val="24"/>
          <w:szCs w:val="24"/>
        </w:rPr>
        <w:t xml:space="preserve">. </w:t>
      </w:r>
      <w:r w:rsidRPr="00770FE0">
        <w:rPr>
          <w:rFonts w:ascii="Times New Roman" w:hAnsi="Times New Roman" w:cs="Times New Roman"/>
          <w:sz w:val="24"/>
          <w:szCs w:val="24"/>
        </w:rPr>
        <w:t>2008</w:t>
      </w:r>
      <w:r w:rsidR="008B197A">
        <w:rPr>
          <w:rFonts w:ascii="Times New Roman" w:hAnsi="Times New Roman" w:cs="Times New Roman"/>
          <w:sz w:val="24"/>
          <w:szCs w:val="24"/>
        </w:rPr>
        <w:t>.</w:t>
      </w:r>
      <w:r w:rsidRPr="00770FE0">
        <w:rPr>
          <w:rFonts w:ascii="Times New Roman" w:hAnsi="Times New Roman" w:cs="Times New Roman"/>
          <w:sz w:val="24"/>
          <w:szCs w:val="24"/>
        </w:rPr>
        <w:t xml:space="preserve"> Octopus vulgaris in the Caribbean is a specializing generalist. </w:t>
      </w:r>
      <w:r w:rsidRPr="008B197A">
        <w:rPr>
          <w:rFonts w:ascii="Times New Roman" w:hAnsi="Times New Roman" w:cs="Times New Roman"/>
          <w:i/>
          <w:iCs/>
          <w:sz w:val="24"/>
          <w:szCs w:val="24"/>
        </w:rPr>
        <w:t>Mar</w:t>
      </w:r>
      <w:r w:rsidR="008B197A" w:rsidRPr="008B197A">
        <w:rPr>
          <w:rFonts w:ascii="Times New Roman" w:hAnsi="Times New Roman" w:cs="Times New Roman"/>
          <w:i/>
          <w:iCs/>
          <w:sz w:val="24"/>
          <w:szCs w:val="24"/>
        </w:rPr>
        <w:t>ine</w:t>
      </w:r>
      <w:r w:rsidRPr="008B197A">
        <w:rPr>
          <w:rFonts w:ascii="Times New Roman" w:hAnsi="Times New Roman" w:cs="Times New Roman"/>
          <w:i/>
          <w:iCs/>
          <w:sz w:val="24"/>
          <w:szCs w:val="24"/>
        </w:rPr>
        <w:t xml:space="preserve"> Ecol</w:t>
      </w:r>
      <w:r w:rsidR="008B197A" w:rsidRPr="008B197A">
        <w:rPr>
          <w:rFonts w:ascii="Times New Roman" w:hAnsi="Times New Roman" w:cs="Times New Roman"/>
          <w:i/>
          <w:iCs/>
          <w:sz w:val="24"/>
          <w:szCs w:val="24"/>
        </w:rPr>
        <w:t>ogy</w:t>
      </w:r>
      <w:r w:rsidRPr="008B197A">
        <w:rPr>
          <w:rFonts w:ascii="Times New Roman" w:hAnsi="Times New Roman" w:cs="Times New Roman"/>
          <w:i/>
          <w:iCs/>
          <w:sz w:val="24"/>
          <w:szCs w:val="24"/>
        </w:rPr>
        <w:t xml:space="preserve"> Prog</w:t>
      </w:r>
      <w:r w:rsidR="008B197A" w:rsidRPr="008B197A">
        <w:rPr>
          <w:rFonts w:ascii="Times New Roman" w:hAnsi="Times New Roman" w:cs="Times New Roman"/>
          <w:i/>
          <w:iCs/>
          <w:sz w:val="24"/>
          <w:szCs w:val="24"/>
        </w:rPr>
        <w:t>ress</w:t>
      </w:r>
      <w:r w:rsidRPr="008B197A">
        <w:rPr>
          <w:rFonts w:ascii="Times New Roman" w:hAnsi="Times New Roman" w:cs="Times New Roman"/>
          <w:i/>
          <w:iCs/>
          <w:sz w:val="24"/>
          <w:szCs w:val="24"/>
        </w:rPr>
        <w:t xml:space="preserve"> Ser</w:t>
      </w:r>
      <w:r w:rsidR="008B197A" w:rsidRPr="008B197A">
        <w:rPr>
          <w:rFonts w:ascii="Times New Roman" w:hAnsi="Times New Roman" w:cs="Times New Roman"/>
          <w:i/>
          <w:iCs/>
          <w:sz w:val="24"/>
          <w:szCs w:val="24"/>
        </w:rPr>
        <w:t>ies</w:t>
      </w:r>
      <w:r w:rsidR="008B197A">
        <w:rPr>
          <w:rFonts w:ascii="Times New Roman" w:hAnsi="Times New Roman" w:cs="Times New Roman"/>
          <w:sz w:val="24"/>
          <w:szCs w:val="24"/>
        </w:rPr>
        <w:t>.</w:t>
      </w:r>
      <w:r w:rsidRPr="00770FE0">
        <w:rPr>
          <w:rFonts w:ascii="Times New Roman" w:hAnsi="Times New Roman" w:cs="Times New Roman"/>
          <w:sz w:val="24"/>
          <w:szCs w:val="24"/>
        </w:rPr>
        <w:t xml:space="preserve"> 371:199–202.</w:t>
      </w:r>
      <w:r w:rsidR="008B197A">
        <w:rPr>
          <w:rFonts w:ascii="Times New Roman" w:hAnsi="Times New Roman" w:cs="Times New Roman"/>
          <w:sz w:val="24"/>
          <w:szCs w:val="24"/>
        </w:rPr>
        <w:t xml:space="preserve"> </w:t>
      </w:r>
      <w:proofErr w:type="spellStart"/>
      <w:r w:rsidR="008B197A">
        <w:rPr>
          <w:rFonts w:ascii="Times New Roman" w:hAnsi="Times New Roman" w:cs="Times New Roman"/>
          <w:sz w:val="24"/>
          <w:szCs w:val="24"/>
        </w:rPr>
        <w:t>doi</w:t>
      </w:r>
      <w:proofErr w:type="spellEnd"/>
      <w:r w:rsidR="008B197A">
        <w:rPr>
          <w:rFonts w:ascii="Times New Roman" w:hAnsi="Times New Roman" w:cs="Times New Roman"/>
          <w:sz w:val="24"/>
          <w:szCs w:val="24"/>
        </w:rPr>
        <w:t>:</w:t>
      </w:r>
      <w:r w:rsidRPr="00770FE0">
        <w:rPr>
          <w:rFonts w:ascii="Times New Roman" w:hAnsi="Times New Roman" w:cs="Times New Roman"/>
          <w:sz w:val="24"/>
          <w:szCs w:val="24"/>
        </w:rPr>
        <w:t xml:space="preserve"> https://doi.org/10.3354/meps07649</w:t>
      </w:r>
      <w:r w:rsidR="008B197A">
        <w:rPr>
          <w:rFonts w:ascii="Times New Roman" w:hAnsi="Times New Roman" w:cs="Times New Roman"/>
          <w:sz w:val="24"/>
          <w:szCs w:val="24"/>
        </w:rPr>
        <w:t>.</w:t>
      </w:r>
    </w:p>
    <w:p w14:paraId="1CD28B99" w14:textId="2DFEF148"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Arias M, Mappes J, Desbois C</w:t>
      </w:r>
      <w:r w:rsidR="00380CBE">
        <w:rPr>
          <w:rFonts w:ascii="Times New Roman" w:hAnsi="Times New Roman" w:cs="Times New Roman"/>
          <w:sz w:val="24"/>
          <w:szCs w:val="24"/>
        </w:rPr>
        <w:t>, Gordon S, McClure M, Nokelainen O, Gomez D.</w:t>
      </w:r>
      <w:r w:rsidRPr="00770FE0">
        <w:rPr>
          <w:rFonts w:ascii="Times New Roman" w:hAnsi="Times New Roman" w:cs="Times New Roman"/>
          <w:sz w:val="24"/>
          <w:szCs w:val="24"/>
        </w:rPr>
        <w:t xml:space="preserve"> 2019</w:t>
      </w:r>
      <w:r w:rsidR="00380CBE">
        <w:rPr>
          <w:rFonts w:ascii="Times New Roman" w:hAnsi="Times New Roman" w:cs="Times New Roman"/>
          <w:sz w:val="24"/>
          <w:szCs w:val="24"/>
        </w:rPr>
        <w:t>.</w:t>
      </w:r>
      <w:r w:rsidRPr="00770FE0">
        <w:rPr>
          <w:rFonts w:ascii="Times New Roman" w:hAnsi="Times New Roman" w:cs="Times New Roman"/>
          <w:sz w:val="24"/>
          <w:szCs w:val="24"/>
        </w:rPr>
        <w:t xml:space="preserve"> Transparency reduces predator detection in mimetic clearwing butterflies. </w:t>
      </w:r>
      <w:r w:rsidRPr="00A331EF">
        <w:rPr>
          <w:rFonts w:ascii="Times New Roman" w:hAnsi="Times New Roman" w:cs="Times New Roman"/>
          <w:i/>
          <w:iCs/>
          <w:sz w:val="24"/>
          <w:szCs w:val="24"/>
        </w:rPr>
        <w:t>Functional Ecology</w:t>
      </w:r>
      <w:r w:rsidR="00360F66" w:rsidRPr="00A331EF">
        <w:rPr>
          <w:rFonts w:ascii="Times New Roman" w:hAnsi="Times New Roman" w:cs="Times New Roman"/>
          <w:i/>
          <w:iCs/>
          <w:sz w:val="24"/>
          <w:szCs w:val="24"/>
        </w:rPr>
        <w:t>.</w:t>
      </w:r>
      <w:r w:rsidRPr="00A331EF">
        <w:rPr>
          <w:rFonts w:ascii="Times New Roman" w:hAnsi="Times New Roman" w:cs="Times New Roman"/>
          <w:sz w:val="24"/>
          <w:szCs w:val="24"/>
        </w:rPr>
        <w:t xml:space="preserve"> </w:t>
      </w:r>
      <w:r w:rsidRPr="00770FE0">
        <w:rPr>
          <w:rFonts w:ascii="Times New Roman" w:hAnsi="Times New Roman" w:cs="Times New Roman"/>
          <w:sz w:val="24"/>
          <w:szCs w:val="24"/>
          <w:lang w:val="pt-BR"/>
        </w:rPr>
        <w:t>33:1110–1119.</w:t>
      </w:r>
      <w:r w:rsidR="00360F66">
        <w:rPr>
          <w:rFonts w:ascii="Times New Roman" w:hAnsi="Times New Roman" w:cs="Times New Roman"/>
          <w:sz w:val="24"/>
          <w:szCs w:val="24"/>
          <w:lang w:val="pt-BR"/>
        </w:rPr>
        <w:t xml:space="preserve"> </w:t>
      </w:r>
      <w:proofErr w:type="spellStart"/>
      <w:r w:rsidR="00360F66">
        <w:rPr>
          <w:rFonts w:ascii="Times New Roman" w:hAnsi="Times New Roman" w:cs="Times New Roman"/>
          <w:sz w:val="24"/>
          <w:szCs w:val="24"/>
          <w:lang w:val="pt-BR"/>
        </w:rPr>
        <w:t>doi</w:t>
      </w:r>
      <w:proofErr w:type="spellEnd"/>
      <w:r w:rsidR="00360F66">
        <w:rPr>
          <w:rFonts w:ascii="Times New Roman" w:hAnsi="Times New Roman" w:cs="Times New Roman"/>
          <w:sz w:val="24"/>
          <w:szCs w:val="24"/>
          <w:lang w:val="pt-BR"/>
        </w:rPr>
        <w:t>:</w:t>
      </w:r>
      <w:r w:rsidRPr="00770FE0">
        <w:rPr>
          <w:rFonts w:ascii="Times New Roman" w:hAnsi="Times New Roman" w:cs="Times New Roman"/>
          <w:sz w:val="24"/>
          <w:szCs w:val="24"/>
          <w:lang w:val="pt-BR"/>
        </w:rPr>
        <w:t xml:space="preserve"> https://doi.org/10.1111/1365-2435.13315</w:t>
      </w:r>
      <w:r w:rsidR="00360F66">
        <w:rPr>
          <w:rFonts w:ascii="Times New Roman" w:hAnsi="Times New Roman" w:cs="Times New Roman"/>
          <w:sz w:val="24"/>
          <w:szCs w:val="24"/>
          <w:lang w:val="pt-BR"/>
        </w:rPr>
        <w:t>.</w:t>
      </w:r>
    </w:p>
    <w:p w14:paraId="544237A9" w14:textId="3CBCD519" w:rsidR="00232C9D" w:rsidRPr="002417B9"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lang w:val="pt-BR"/>
        </w:rPr>
        <w:t>Barboza ARP</w:t>
      </w:r>
      <w:r w:rsidR="00360F66">
        <w:rPr>
          <w:rFonts w:ascii="Times New Roman" w:hAnsi="Times New Roman" w:cs="Times New Roman"/>
          <w:sz w:val="24"/>
          <w:szCs w:val="24"/>
          <w:lang w:val="pt-BR"/>
        </w:rPr>
        <w:t xml:space="preserve">. </w:t>
      </w:r>
      <w:r w:rsidRPr="00770FE0">
        <w:rPr>
          <w:rFonts w:ascii="Times New Roman" w:hAnsi="Times New Roman" w:cs="Times New Roman"/>
          <w:sz w:val="24"/>
          <w:szCs w:val="24"/>
          <w:lang w:val="pt-BR"/>
        </w:rPr>
        <w:t>2019</w:t>
      </w:r>
      <w:r w:rsidR="00360F66">
        <w:rPr>
          <w:rFonts w:ascii="Times New Roman" w:hAnsi="Times New Roman" w:cs="Times New Roman"/>
          <w:sz w:val="24"/>
          <w:szCs w:val="24"/>
          <w:lang w:val="pt-BR"/>
        </w:rPr>
        <w:t>.</w:t>
      </w:r>
      <w:r w:rsidRPr="00770FE0">
        <w:rPr>
          <w:rFonts w:ascii="Times New Roman" w:hAnsi="Times New Roman" w:cs="Times New Roman"/>
          <w:sz w:val="24"/>
          <w:szCs w:val="24"/>
          <w:lang w:val="pt-BR"/>
        </w:rPr>
        <w:t xml:space="preserve"> Invertebrados bentônicos de recifes areníticos tropicais: avaliação de métodos e estruturação da comunidade </w:t>
      </w:r>
      <w:proofErr w:type="spellStart"/>
      <w:r w:rsidRPr="00770FE0">
        <w:rPr>
          <w:rFonts w:ascii="Times New Roman" w:hAnsi="Times New Roman" w:cs="Times New Roman"/>
          <w:sz w:val="24"/>
          <w:szCs w:val="24"/>
          <w:lang w:val="pt-BR"/>
        </w:rPr>
        <w:t>intertidal</w:t>
      </w:r>
      <w:proofErr w:type="spellEnd"/>
      <w:r w:rsidRPr="00770FE0">
        <w:rPr>
          <w:rFonts w:ascii="Times New Roman" w:hAnsi="Times New Roman" w:cs="Times New Roman"/>
          <w:sz w:val="24"/>
          <w:szCs w:val="24"/>
          <w:lang w:val="pt-BR"/>
        </w:rPr>
        <w:t xml:space="preserve">. </w:t>
      </w:r>
      <w:proofErr w:type="spellStart"/>
      <w:r w:rsidR="00347E8F" w:rsidRPr="009C5FD6">
        <w:rPr>
          <w:rFonts w:ascii="Times New Roman" w:hAnsi="Times New Roman" w:cs="Times New Roman"/>
          <w:sz w:val="24"/>
          <w:szCs w:val="24"/>
          <w:lang w:val="pt-BR"/>
        </w:rPr>
        <w:t>Unpublished</w:t>
      </w:r>
      <w:proofErr w:type="spellEnd"/>
      <w:r w:rsidR="00347E8F" w:rsidRPr="009C5FD6">
        <w:rPr>
          <w:rFonts w:ascii="Times New Roman" w:hAnsi="Times New Roman" w:cs="Times New Roman"/>
          <w:sz w:val="24"/>
          <w:szCs w:val="24"/>
          <w:lang w:val="pt-BR"/>
        </w:rPr>
        <w:t xml:space="preserve"> PhD </w:t>
      </w:r>
      <w:proofErr w:type="spellStart"/>
      <w:r w:rsidRPr="009C5FD6">
        <w:rPr>
          <w:rFonts w:ascii="Times New Roman" w:hAnsi="Times New Roman" w:cs="Times New Roman"/>
          <w:sz w:val="24"/>
          <w:szCs w:val="24"/>
          <w:lang w:val="pt-BR"/>
        </w:rPr>
        <w:t>Thesis</w:t>
      </w:r>
      <w:proofErr w:type="spellEnd"/>
      <w:r w:rsidRPr="009C5FD6">
        <w:rPr>
          <w:rFonts w:ascii="Times New Roman" w:hAnsi="Times New Roman" w:cs="Times New Roman"/>
          <w:sz w:val="24"/>
          <w:szCs w:val="24"/>
          <w:lang w:val="pt-BR"/>
        </w:rPr>
        <w:t>, Universi</w:t>
      </w:r>
      <w:r w:rsidR="009C5FD6" w:rsidRPr="009C5FD6">
        <w:rPr>
          <w:rFonts w:ascii="Times New Roman" w:hAnsi="Times New Roman" w:cs="Times New Roman"/>
          <w:sz w:val="24"/>
          <w:szCs w:val="24"/>
          <w:lang w:val="pt-BR"/>
        </w:rPr>
        <w:t>dade Federal do</w:t>
      </w:r>
      <w:r w:rsidR="009C5FD6">
        <w:rPr>
          <w:rFonts w:ascii="Times New Roman" w:hAnsi="Times New Roman" w:cs="Times New Roman"/>
          <w:sz w:val="24"/>
          <w:szCs w:val="24"/>
          <w:lang w:val="pt-BR"/>
        </w:rPr>
        <w:t xml:space="preserve"> </w:t>
      </w:r>
      <w:r w:rsidRPr="009C5FD6">
        <w:rPr>
          <w:rFonts w:ascii="Times New Roman" w:hAnsi="Times New Roman" w:cs="Times New Roman"/>
          <w:sz w:val="24"/>
          <w:szCs w:val="24"/>
          <w:lang w:val="pt-BR"/>
        </w:rPr>
        <w:t>Rio Grande do Norte</w:t>
      </w:r>
      <w:r w:rsidR="009C5FD6">
        <w:rPr>
          <w:rFonts w:ascii="Times New Roman" w:hAnsi="Times New Roman" w:cs="Times New Roman"/>
          <w:sz w:val="24"/>
          <w:szCs w:val="24"/>
          <w:lang w:val="pt-BR"/>
        </w:rPr>
        <w:t>, Brasil</w:t>
      </w:r>
      <w:r w:rsidR="00347E8F" w:rsidRPr="009C5FD6">
        <w:rPr>
          <w:rFonts w:ascii="Times New Roman" w:hAnsi="Times New Roman" w:cs="Times New Roman"/>
          <w:sz w:val="24"/>
          <w:szCs w:val="24"/>
          <w:lang w:val="pt-BR"/>
        </w:rPr>
        <w:t xml:space="preserve">. </w:t>
      </w:r>
      <w:r w:rsidR="00347E8F" w:rsidRPr="002417B9">
        <w:rPr>
          <w:rFonts w:ascii="Times New Roman" w:hAnsi="Times New Roman" w:cs="Times New Roman"/>
          <w:sz w:val="24"/>
          <w:szCs w:val="24"/>
        </w:rPr>
        <w:t>114 pp.</w:t>
      </w:r>
    </w:p>
    <w:p w14:paraId="0B5E2863" w14:textId="3AFF346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2417B9">
        <w:rPr>
          <w:rFonts w:ascii="Times New Roman" w:hAnsi="Times New Roman" w:cs="Times New Roman"/>
          <w:sz w:val="24"/>
          <w:szCs w:val="24"/>
        </w:rPr>
        <w:t>Barros K, Jardim J, Rocha-Barreira C</w:t>
      </w:r>
      <w:r w:rsidR="00360F66" w:rsidRPr="002417B9">
        <w:rPr>
          <w:rFonts w:ascii="Times New Roman" w:hAnsi="Times New Roman" w:cs="Times New Roman"/>
          <w:sz w:val="24"/>
          <w:szCs w:val="24"/>
        </w:rPr>
        <w:t xml:space="preserve">. </w:t>
      </w:r>
      <w:r w:rsidRPr="002417B9">
        <w:rPr>
          <w:rFonts w:ascii="Times New Roman" w:hAnsi="Times New Roman" w:cs="Times New Roman"/>
          <w:sz w:val="24"/>
          <w:szCs w:val="24"/>
        </w:rPr>
        <w:t>2013</w:t>
      </w:r>
      <w:r w:rsidR="00360F66" w:rsidRPr="002417B9">
        <w:rPr>
          <w:rFonts w:ascii="Times New Roman" w:hAnsi="Times New Roman" w:cs="Times New Roman"/>
          <w:sz w:val="24"/>
          <w:szCs w:val="24"/>
        </w:rPr>
        <w:t>.</w:t>
      </w:r>
      <w:r w:rsidRPr="002417B9">
        <w:rPr>
          <w:rFonts w:ascii="Times New Roman" w:hAnsi="Times New Roman" w:cs="Times New Roman"/>
          <w:sz w:val="24"/>
          <w:szCs w:val="24"/>
        </w:rPr>
        <w:t xml:space="preserve"> </w:t>
      </w:r>
      <w:r w:rsidRPr="00770FE0">
        <w:rPr>
          <w:rFonts w:ascii="Times New Roman" w:hAnsi="Times New Roman" w:cs="Times New Roman"/>
          <w:sz w:val="24"/>
          <w:szCs w:val="24"/>
        </w:rPr>
        <w:t xml:space="preserve">Ecological observations on </w:t>
      </w:r>
      <w:proofErr w:type="spellStart"/>
      <w:r w:rsidRPr="00770FE0">
        <w:rPr>
          <w:rFonts w:ascii="Times New Roman" w:hAnsi="Times New Roman" w:cs="Times New Roman"/>
          <w:sz w:val="24"/>
          <w:szCs w:val="24"/>
        </w:rPr>
        <w:t>polyplacophora</w:t>
      </w:r>
      <w:proofErr w:type="spellEnd"/>
      <w:r w:rsidRPr="00770FE0">
        <w:rPr>
          <w:rFonts w:ascii="Times New Roman" w:hAnsi="Times New Roman" w:cs="Times New Roman"/>
          <w:sz w:val="24"/>
          <w:szCs w:val="24"/>
        </w:rPr>
        <w:t xml:space="preserve"> in a </w:t>
      </w:r>
      <w:proofErr w:type="spellStart"/>
      <w:r w:rsidRPr="00360F66">
        <w:rPr>
          <w:rFonts w:ascii="Times New Roman" w:hAnsi="Times New Roman" w:cs="Times New Roman"/>
          <w:i/>
          <w:iCs/>
          <w:sz w:val="24"/>
          <w:szCs w:val="24"/>
        </w:rPr>
        <w:t>Halodule</w:t>
      </w:r>
      <w:proofErr w:type="spellEnd"/>
      <w:r w:rsidRPr="00360F66">
        <w:rPr>
          <w:rFonts w:ascii="Times New Roman" w:hAnsi="Times New Roman" w:cs="Times New Roman"/>
          <w:i/>
          <w:iCs/>
          <w:sz w:val="24"/>
          <w:szCs w:val="24"/>
        </w:rPr>
        <w:t xml:space="preserve"> </w:t>
      </w:r>
      <w:proofErr w:type="spellStart"/>
      <w:r w:rsidRPr="00360F66">
        <w:rPr>
          <w:rFonts w:ascii="Times New Roman" w:hAnsi="Times New Roman" w:cs="Times New Roman"/>
          <w:i/>
          <w:iCs/>
          <w:sz w:val="24"/>
          <w:szCs w:val="24"/>
        </w:rPr>
        <w:t>wrightii</w:t>
      </w:r>
      <w:proofErr w:type="spellEnd"/>
      <w:r w:rsidRPr="00770FE0">
        <w:rPr>
          <w:rFonts w:ascii="Times New Roman" w:hAnsi="Times New Roman" w:cs="Times New Roman"/>
          <w:sz w:val="24"/>
          <w:szCs w:val="24"/>
        </w:rPr>
        <w:t xml:space="preserve"> Ascherson meadow and new records for Northeast and Brazilian Cost. </w:t>
      </w:r>
      <w:proofErr w:type="spellStart"/>
      <w:r w:rsidRPr="00FC78C0">
        <w:rPr>
          <w:rFonts w:ascii="Times New Roman" w:hAnsi="Times New Roman" w:cs="Times New Roman"/>
          <w:i/>
          <w:iCs/>
          <w:sz w:val="24"/>
          <w:szCs w:val="24"/>
        </w:rPr>
        <w:t>Revista</w:t>
      </w:r>
      <w:proofErr w:type="spellEnd"/>
      <w:r w:rsidRPr="00FC78C0">
        <w:rPr>
          <w:rFonts w:ascii="Times New Roman" w:hAnsi="Times New Roman" w:cs="Times New Roman"/>
          <w:i/>
          <w:iCs/>
          <w:sz w:val="24"/>
          <w:szCs w:val="24"/>
        </w:rPr>
        <w:t xml:space="preserve"> </w:t>
      </w:r>
      <w:proofErr w:type="spellStart"/>
      <w:r w:rsidRPr="00FC78C0">
        <w:rPr>
          <w:rFonts w:ascii="Times New Roman" w:hAnsi="Times New Roman" w:cs="Times New Roman"/>
          <w:i/>
          <w:iCs/>
          <w:sz w:val="24"/>
          <w:szCs w:val="24"/>
        </w:rPr>
        <w:t>Nordestina</w:t>
      </w:r>
      <w:proofErr w:type="spellEnd"/>
      <w:r w:rsidRPr="00FC78C0">
        <w:rPr>
          <w:rFonts w:ascii="Times New Roman" w:hAnsi="Times New Roman" w:cs="Times New Roman"/>
          <w:i/>
          <w:iCs/>
          <w:sz w:val="24"/>
          <w:szCs w:val="24"/>
        </w:rPr>
        <w:t xml:space="preserve"> de </w:t>
      </w:r>
      <w:proofErr w:type="spellStart"/>
      <w:r w:rsidRPr="00FC78C0">
        <w:rPr>
          <w:rFonts w:ascii="Times New Roman" w:hAnsi="Times New Roman" w:cs="Times New Roman"/>
          <w:i/>
          <w:iCs/>
          <w:sz w:val="24"/>
          <w:szCs w:val="24"/>
        </w:rPr>
        <w:t>Zoologia</w:t>
      </w:r>
      <w:proofErr w:type="spellEnd"/>
      <w:r w:rsidR="00FC78C0">
        <w:rPr>
          <w:rFonts w:ascii="Times New Roman" w:hAnsi="Times New Roman" w:cs="Times New Roman"/>
          <w:i/>
          <w:iCs/>
          <w:sz w:val="24"/>
          <w:szCs w:val="24"/>
        </w:rPr>
        <w:t>.</w:t>
      </w:r>
      <w:r w:rsidRPr="00770FE0">
        <w:rPr>
          <w:rFonts w:ascii="Times New Roman" w:hAnsi="Times New Roman" w:cs="Times New Roman"/>
          <w:sz w:val="24"/>
          <w:szCs w:val="24"/>
        </w:rPr>
        <w:t xml:space="preserve"> 7:27–40</w:t>
      </w:r>
      <w:r w:rsidR="00FC78C0">
        <w:rPr>
          <w:rFonts w:ascii="Times New Roman" w:hAnsi="Times New Roman" w:cs="Times New Roman"/>
          <w:sz w:val="24"/>
          <w:szCs w:val="24"/>
        </w:rPr>
        <w:t>.</w:t>
      </w:r>
    </w:p>
    <w:p w14:paraId="36401736" w14:textId="31776908"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Batista AT, Leite TS</w:t>
      </w:r>
      <w:r w:rsidR="00FC78C0">
        <w:rPr>
          <w:rFonts w:ascii="Times New Roman" w:hAnsi="Times New Roman" w:cs="Times New Roman"/>
          <w:sz w:val="24"/>
          <w:szCs w:val="24"/>
        </w:rPr>
        <w:t>.</w:t>
      </w:r>
      <w:r w:rsidRPr="00770FE0">
        <w:rPr>
          <w:rFonts w:ascii="Times New Roman" w:hAnsi="Times New Roman" w:cs="Times New Roman"/>
          <w:sz w:val="24"/>
          <w:szCs w:val="24"/>
        </w:rPr>
        <w:t xml:space="preserve"> 2016</w:t>
      </w:r>
      <w:r w:rsidR="00FC78C0">
        <w:rPr>
          <w:rFonts w:ascii="Times New Roman" w:hAnsi="Times New Roman" w:cs="Times New Roman"/>
          <w:sz w:val="24"/>
          <w:szCs w:val="24"/>
        </w:rPr>
        <w:t>.</w:t>
      </w:r>
      <w:r w:rsidRPr="00770FE0">
        <w:rPr>
          <w:rFonts w:ascii="Times New Roman" w:hAnsi="Times New Roman" w:cs="Times New Roman"/>
          <w:sz w:val="24"/>
          <w:szCs w:val="24"/>
        </w:rPr>
        <w:t xml:space="preserve"> </w:t>
      </w:r>
      <w:r w:rsidRPr="00FC78C0">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(Cephalopoda: </w:t>
      </w:r>
      <w:proofErr w:type="spellStart"/>
      <w:r w:rsidRPr="00770FE0">
        <w:rPr>
          <w:rFonts w:ascii="Times New Roman" w:hAnsi="Times New Roman" w:cs="Times New Roman"/>
          <w:sz w:val="24"/>
          <w:szCs w:val="24"/>
        </w:rPr>
        <w:t>Octopodidae</w:t>
      </w:r>
      <w:proofErr w:type="spellEnd"/>
      <w:r w:rsidRPr="00770FE0">
        <w:rPr>
          <w:rFonts w:ascii="Times New Roman" w:hAnsi="Times New Roman" w:cs="Times New Roman"/>
          <w:sz w:val="24"/>
          <w:szCs w:val="24"/>
        </w:rPr>
        <w:t xml:space="preserve">) on the tropical coast of </w:t>
      </w:r>
      <w:r w:rsidRPr="00770FE0">
        <w:rPr>
          <w:rFonts w:ascii="Times New Roman" w:hAnsi="Times New Roman" w:cs="Times New Roman"/>
          <w:sz w:val="24"/>
          <w:szCs w:val="24"/>
        </w:rPr>
        <w:lastRenderedPageBreak/>
        <w:t xml:space="preserve">Brazil: where it lives and what it eats. </w:t>
      </w:r>
      <w:r w:rsidR="00FC78C0" w:rsidRPr="00FC78C0">
        <w:rPr>
          <w:rFonts w:ascii="Times New Roman" w:hAnsi="Times New Roman" w:cs="Times New Roman"/>
          <w:i/>
          <w:iCs/>
          <w:sz w:val="24"/>
          <w:szCs w:val="24"/>
        </w:rPr>
        <w:t>Brazilian Journal of Oceanography</w:t>
      </w:r>
      <w:r w:rsidR="00FC78C0">
        <w:rPr>
          <w:rFonts w:ascii="Times New Roman" w:hAnsi="Times New Roman" w:cs="Times New Roman"/>
          <w:sz w:val="24"/>
          <w:szCs w:val="24"/>
        </w:rPr>
        <w:t>.</w:t>
      </w:r>
      <w:r w:rsidRPr="00770FE0">
        <w:rPr>
          <w:rFonts w:ascii="Times New Roman" w:hAnsi="Times New Roman" w:cs="Times New Roman"/>
          <w:sz w:val="24"/>
          <w:szCs w:val="24"/>
        </w:rPr>
        <w:t xml:space="preserve"> 64:353–364. </w:t>
      </w:r>
      <w:proofErr w:type="spellStart"/>
      <w:r w:rsidR="00FC78C0">
        <w:rPr>
          <w:rFonts w:ascii="Times New Roman" w:hAnsi="Times New Roman" w:cs="Times New Roman"/>
          <w:sz w:val="24"/>
          <w:szCs w:val="24"/>
        </w:rPr>
        <w:t>doi</w:t>
      </w:r>
      <w:proofErr w:type="spellEnd"/>
      <w:r w:rsidR="00FC78C0">
        <w:rPr>
          <w:rFonts w:ascii="Times New Roman" w:hAnsi="Times New Roman" w:cs="Times New Roman"/>
          <w:sz w:val="24"/>
          <w:szCs w:val="24"/>
        </w:rPr>
        <w:t xml:space="preserve">: </w:t>
      </w:r>
      <w:r w:rsidRPr="00770FE0">
        <w:rPr>
          <w:rFonts w:ascii="Times New Roman" w:hAnsi="Times New Roman" w:cs="Times New Roman"/>
          <w:sz w:val="24"/>
          <w:szCs w:val="24"/>
        </w:rPr>
        <w:t>https://doi.org/10.1590/S1679-87592016123406404</w:t>
      </w:r>
    </w:p>
    <w:p w14:paraId="53C743C3" w14:textId="10F084EB" w:rsidR="00232C9D" w:rsidRPr="00D97F12"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Bergman CM, Pattison J, Price E</w:t>
      </w:r>
      <w:r w:rsidR="00D97F12">
        <w:rPr>
          <w:rFonts w:ascii="Times New Roman" w:hAnsi="Times New Roman" w:cs="Times New Roman"/>
          <w:sz w:val="24"/>
          <w:szCs w:val="24"/>
        </w:rPr>
        <w:t>.</w:t>
      </w:r>
      <w:r w:rsidRPr="00770FE0">
        <w:rPr>
          <w:rFonts w:ascii="Times New Roman" w:hAnsi="Times New Roman" w:cs="Times New Roman"/>
          <w:sz w:val="24"/>
          <w:szCs w:val="24"/>
        </w:rPr>
        <w:t xml:space="preserve"> 2013</w:t>
      </w:r>
      <w:r w:rsidR="00D97F12">
        <w:rPr>
          <w:rFonts w:ascii="Times New Roman" w:hAnsi="Times New Roman" w:cs="Times New Roman"/>
          <w:sz w:val="24"/>
          <w:szCs w:val="24"/>
        </w:rPr>
        <w:t>.</w:t>
      </w:r>
      <w:r w:rsidRPr="00770FE0">
        <w:rPr>
          <w:rFonts w:ascii="Times New Roman" w:hAnsi="Times New Roman" w:cs="Times New Roman"/>
          <w:sz w:val="24"/>
          <w:szCs w:val="24"/>
        </w:rPr>
        <w:t xml:space="preserve"> The Black Oystercatcher as a Sentinel Species in the Recovery of the Northern Abalone: Contemporary Diet of Black Oystercatchers on Haida Gwaii Includes an Endangered Prey Species. </w:t>
      </w:r>
      <w:r w:rsidRPr="00D97F12">
        <w:rPr>
          <w:rFonts w:ascii="Times New Roman" w:hAnsi="Times New Roman" w:cs="Times New Roman"/>
          <w:i/>
          <w:iCs/>
          <w:sz w:val="24"/>
          <w:szCs w:val="24"/>
          <w:lang w:val="pt-BR"/>
        </w:rPr>
        <w:t xml:space="preserve">The Condor </w:t>
      </w:r>
      <w:r w:rsidRPr="00D97F12">
        <w:rPr>
          <w:rFonts w:ascii="Times New Roman" w:hAnsi="Times New Roman" w:cs="Times New Roman"/>
          <w:sz w:val="24"/>
          <w:szCs w:val="24"/>
          <w:lang w:val="pt-BR"/>
        </w:rPr>
        <w:t>115:800–807.</w:t>
      </w:r>
      <w:r w:rsidR="00D97F12" w:rsidRPr="00D97F12">
        <w:rPr>
          <w:rFonts w:ascii="Times New Roman" w:hAnsi="Times New Roman" w:cs="Times New Roman"/>
          <w:sz w:val="24"/>
          <w:szCs w:val="24"/>
          <w:lang w:val="pt-BR"/>
        </w:rPr>
        <w:t xml:space="preserve"> </w:t>
      </w:r>
      <w:proofErr w:type="spellStart"/>
      <w:r w:rsidR="00D97F12" w:rsidRPr="00D97F12">
        <w:rPr>
          <w:rFonts w:ascii="Times New Roman" w:hAnsi="Times New Roman" w:cs="Times New Roman"/>
          <w:sz w:val="24"/>
          <w:szCs w:val="24"/>
          <w:lang w:val="pt-BR"/>
        </w:rPr>
        <w:t>doi</w:t>
      </w:r>
      <w:proofErr w:type="spellEnd"/>
      <w:r w:rsidR="00D97F12"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https://doi.org/10.1525/cond.2013.120182</w:t>
      </w:r>
      <w:r w:rsidR="00D97F12" w:rsidRPr="00D97F12">
        <w:rPr>
          <w:rFonts w:ascii="Times New Roman" w:hAnsi="Times New Roman" w:cs="Times New Roman"/>
          <w:sz w:val="24"/>
          <w:szCs w:val="24"/>
          <w:lang w:val="pt-BR"/>
        </w:rPr>
        <w:t>.</w:t>
      </w:r>
    </w:p>
    <w:p w14:paraId="1E7F852E" w14:textId="4499385C"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D97F12">
        <w:rPr>
          <w:rFonts w:ascii="Times New Roman" w:hAnsi="Times New Roman" w:cs="Times New Roman"/>
          <w:sz w:val="24"/>
          <w:szCs w:val="24"/>
          <w:lang w:val="pt-BR"/>
        </w:rPr>
        <w:t>Bernárdez</w:t>
      </w:r>
      <w:proofErr w:type="spellEnd"/>
      <w:r w:rsidRPr="00D97F12">
        <w:rPr>
          <w:rFonts w:ascii="Times New Roman" w:hAnsi="Times New Roman" w:cs="Times New Roman"/>
          <w:sz w:val="24"/>
          <w:szCs w:val="24"/>
          <w:lang w:val="pt-BR"/>
        </w:rPr>
        <w:t xml:space="preserve"> C, Freire J, González-</w:t>
      </w:r>
      <w:proofErr w:type="spellStart"/>
      <w:r w:rsidRPr="00D97F12">
        <w:rPr>
          <w:rFonts w:ascii="Times New Roman" w:hAnsi="Times New Roman" w:cs="Times New Roman"/>
          <w:sz w:val="24"/>
          <w:szCs w:val="24"/>
          <w:lang w:val="pt-BR"/>
        </w:rPr>
        <w:t>Gurriarán</w:t>
      </w:r>
      <w:proofErr w:type="spellEnd"/>
      <w:r w:rsidRPr="00D97F12">
        <w:rPr>
          <w:rFonts w:ascii="Times New Roman" w:hAnsi="Times New Roman" w:cs="Times New Roman"/>
          <w:sz w:val="24"/>
          <w:szCs w:val="24"/>
          <w:lang w:val="pt-BR"/>
        </w:rPr>
        <w:t xml:space="preserve"> E</w:t>
      </w:r>
      <w:r w:rsid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2000</w:t>
      </w:r>
      <w:r w:rsidR="00D97F12" w:rsidRPr="00D97F12">
        <w:rPr>
          <w:rFonts w:ascii="Times New Roman" w:hAnsi="Times New Roman" w:cs="Times New Roman"/>
          <w:sz w:val="24"/>
          <w:szCs w:val="24"/>
          <w:lang w:val="pt-BR"/>
        </w:rPr>
        <w:t>.</w:t>
      </w:r>
      <w:r w:rsidRPr="00D97F12">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Feeding of the spider crab </w:t>
      </w:r>
      <w:r w:rsidRPr="00D97F12">
        <w:rPr>
          <w:rFonts w:ascii="Times New Roman" w:hAnsi="Times New Roman" w:cs="Times New Roman"/>
          <w:i/>
          <w:iCs/>
          <w:sz w:val="24"/>
          <w:szCs w:val="24"/>
        </w:rPr>
        <w:t>Maja squinado</w:t>
      </w:r>
      <w:r w:rsidRPr="00770FE0">
        <w:rPr>
          <w:rFonts w:ascii="Times New Roman" w:hAnsi="Times New Roman" w:cs="Times New Roman"/>
          <w:sz w:val="24"/>
          <w:szCs w:val="24"/>
        </w:rPr>
        <w:t xml:space="preserve"> in rocky subtidal areas of the Ría de Arousa (north-west Spain). </w:t>
      </w:r>
      <w:r w:rsidRPr="00D97F12">
        <w:rPr>
          <w:rFonts w:ascii="Times New Roman" w:hAnsi="Times New Roman" w:cs="Times New Roman"/>
          <w:i/>
          <w:iCs/>
          <w:sz w:val="24"/>
          <w:szCs w:val="24"/>
        </w:rPr>
        <w:t>Journal of the Marine Biological Association of the United Kingdom</w:t>
      </w:r>
      <w:r w:rsidRPr="00770FE0">
        <w:rPr>
          <w:rFonts w:ascii="Times New Roman" w:hAnsi="Times New Roman" w:cs="Times New Roman"/>
          <w:sz w:val="24"/>
          <w:szCs w:val="24"/>
        </w:rPr>
        <w:t xml:space="preserve"> 80:95–102. </w:t>
      </w:r>
      <w:proofErr w:type="spellStart"/>
      <w:r w:rsidR="00D97F12">
        <w:rPr>
          <w:rFonts w:ascii="Times New Roman" w:hAnsi="Times New Roman" w:cs="Times New Roman"/>
          <w:sz w:val="24"/>
          <w:szCs w:val="24"/>
        </w:rPr>
        <w:t>doi</w:t>
      </w:r>
      <w:proofErr w:type="spellEnd"/>
      <w:r w:rsidR="00D97F12">
        <w:rPr>
          <w:rFonts w:ascii="Times New Roman" w:hAnsi="Times New Roman" w:cs="Times New Roman"/>
          <w:sz w:val="24"/>
          <w:szCs w:val="24"/>
        </w:rPr>
        <w:t xml:space="preserve">: </w:t>
      </w:r>
      <w:r w:rsidRPr="00770FE0">
        <w:rPr>
          <w:rFonts w:ascii="Times New Roman" w:hAnsi="Times New Roman" w:cs="Times New Roman"/>
          <w:sz w:val="24"/>
          <w:szCs w:val="24"/>
        </w:rPr>
        <w:t>https://doi.org/10.1017/S0025315499001605</w:t>
      </w:r>
      <w:r w:rsidR="00916BE9">
        <w:rPr>
          <w:rFonts w:ascii="Times New Roman" w:hAnsi="Times New Roman" w:cs="Times New Roman"/>
          <w:sz w:val="24"/>
          <w:szCs w:val="24"/>
        </w:rPr>
        <w:t>.</w:t>
      </w:r>
    </w:p>
    <w:p w14:paraId="1D24FA6C" w14:textId="12834AE9" w:rsidR="00232C9D" w:rsidRPr="00A331EF"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Birkhofer K, Bylund H, Dalin P,</w:t>
      </w:r>
      <w:r w:rsidR="00347E8F">
        <w:rPr>
          <w:rFonts w:ascii="Times New Roman" w:hAnsi="Times New Roman" w:cs="Times New Roman"/>
          <w:sz w:val="24"/>
          <w:szCs w:val="24"/>
        </w:rPr>
        <w:t xml:space="preserve"> </w:t>
      </w:r>
      <w:proofErr w:type="spellStart"/>
      <w:r w:rsidR="00347E8F">
        <w:rPr>
          <w:rFonts w:ascii="Times New Roman" w:hAnsi="Times New Roman" w:cs="Times New Roman"/>
          <w:sz w:val="24"/>
          <w:szCs w:val="24"/>
        </w:rPr>
        <w:t>Ferlian</w:t>
      </w:r>
      <w:proofErr w:type="spellEnd"/>
      <w:r w:rsidR="00347E8F">
        <w:rPr>
          <w:rFonts w:ascii="Times New Roman" w:hAnsi="Times New Roman" w:cs="Times New Roman"/>
          <w:sz w:val="24"/>
          <w:szCs w:val="24"/>
        </w:rPr>
        <w:t xml:space="preserve"> O, </w:t>
      </w:r>
      <w:proofErr w:type="spellStart"/>
      <w:r w:rsidR="00347E8F">
        <w:rPr>
          <w:rFonts w:ascii="Times New Roman" w:hAnsi="Times New Roman" w:cs="Times New Roman"/>
          <w:sz w:val="24"/>
          <w:szCs w:val="24"/>
        </w:rPr>
        <w:t>Gagic</w:t>
      </w:r>
      <w:proofErr w:type="spellEnd"/>
      <w:r w:rsidR="00347E8F">
        <w:rPr>
          <w:rFonts w:ascii="Times New Roman" w:hAnsi="Times New Roman" w:cs="Times New Roman"/>
          <w:sz w:val="24"/>
          <w:szCs w:val="24"/>
        </w:rPr>
        <w:t xml:space="preserve"> V, </w:t>
      </w:r>
      <w:proofErr w:type="spellStart"/>
      <w:r w:rsidR="00347E8F">
        <w:rPr>
          <w:rFonts w:ascii="Times New Roman" w:hAnsi="Times New Roman" w:cs="Times New Roman"/>
          <w:sz w:val="24"/>
          <w:szCs w:val="24"/>
        </w:rPr>
        <w:t>Hambäck</w:t>
      </w:r>
      <w:proofErr w:type="spellEnd"/>
      <w:r w:rsidR="00347E8F">
        <w:rPr>
          <w:rFonts w:ascii="Times New Roman" w:hAnsi="Times New Roman" w:cs="Times New Roman"/>
          <w:sz w:val="24"/>
          <w:szCs w:val="24"/>
        </w:rPr>
        <w:t xml:space="preserve"> P, Mestre L, </w:t>
      </w:r>
      <w:proofErr w:type="spellStart"/>
      <w:r w:rsidR="00347E8F">
        <w:rPr>
          <w:rFonts w:ascii="Times New Roman" w:hAnsi="Times New Roman" w:cs="Times New Roman"/>
          <w:sz w:val="24"/>
          <w:szCs w:val="24"/>
        </w:rPr>
        <w:t>Roubinet</w:t>
      </w:r>
      <w:proofErr w:type="spellEnd"/>
      <w:r w:rsidR="00347E8F">
        <w:rPr>
          <w:rFonts w:ascii="Times New Roman" w:hAnsi="Times New Roman" w:cs="Times New Roman"/>
          <w:sz w:val="24"/>
          <w:szCs w:val="24"/>
        </w:rPr>
        <w:t xml:space="preserve"> E, Schroeder M </w:t>
      </w:r>
      <w:r w:rsidRPr="00347E8F">
        <w:rPr>
          <w:rFonts w:ascii="Times New Roman" w:hAnsi="Times New Roman" w:cs="Times New Roman"/>
          <w:sz w:val="24"/>
          <w:szCs w:val="24"/>
        </w:rPr>
        <w:t>et al</w:t>
      </w:r>
      <w:r w:rsidR="00347E8F">
        <w:rPr>
          <w:rFonts w:ascii="Times New Roman" w:hAnsi="Times New Roman" w:cs="Times New Roman"/>
          <w:sz w:val="24"/>
          <w:szCs w:val="24"/>
        </w:rPr>
        <w:t>.</w:t>
      </w:r>
      <w:r w:rsidRPr="00770FE0">
        <w:rPr>
          <w:rFonts w:ascii="Times New Roman" w:hAnsi="Times New Roman" w:cs="Times New Roman"/>
          <w:sz w:val="24"/>
          <w:szCs w:val="24"/>
        </w:rPr>
        <w:t xml:space="preserve"> 2017</w:t>
      </w:r>
      <w:r w:rsidR="00347E8F">
        <w:rPr>
          <w:rFonts w:ascii="Times New Roman" w:hAnsi="Times New Roman" w:cs="Times New Roman"/>
          <w:sz w:val="24"/>
          <w:szCs w:val="24"/>
        </w:rPr>
        <w:t>.</w:t>
      </w:r>
      <w:r w:rsidRPr="00770FE0">
        <w:rPr>
          <w:rFonts w:ascii="Times New Roman" w:hAnsi="Times New Roman" w:cs="Times New Roman"/>
          <w:sz w:val="24"/>
          <w:szCs w:val="24"/>
        </w:rPr>
        <w:t xml:space="preserve"> Methods to identify the prey of invertebrate predators in terrestrial field studies. </w:t>
      </w:r>
      <w:r w:rsidRPr="00A331EF">
        <w:rPr>
          <w:rFonts w:ascii="Times New Roman" w:hAnsi="Times New Roman" w:cs="Times New Roman"/>
          <w:i/>
          <w:iCs/>
          <w:sz w:val="24"/>
          <w:szCs w:val="24"/>
        </w:rPr>
        <w:t>Ecol</w:t>
      </w:r>
      <w:r w:rsidR="00347E8F" w:rsidRPr="00A331EF">
        <w:rPr>
          <w:rFonts w:ascii="Times New Roman" w:hAnsi="Times New Roman" w:cs="Times New Roman"/>
          <w:i/>
          <w:iCs/>
          <w:sz w:val="24"/>
          <w:szCs w:val="24"/>
        </w:rPr>
        <w:t>ogy and Evolution</w:t>
      </w:r>
      <w:r w:rsidRPr="00A331EF">
        <w:rPr>
          <w:rFonts w:ascii="Times New Roman" w:hAnsi="Times New Roman" w:cs="Times New Roman"/>
          <w:sz w:val="24"/>
          <w:szCs w:val="24"/>
        </w:rPr>
        <w:t xml:space="preserve"> 7:1942–1953. </w:t>
      </w:r>
      <w:proofErr w:type="spellStart"/>
      <w:r w:rsidR="00347E8F" w:rsidRPr="00A331EF">
        <w:rPr>
          <w:rFonts w:ascii="Times New Roman" w:hAnsi="Times New Roman" w:cs="Times New Roman"/>
          <w:sz w:val="24"/>
          <w:szCs w:val="24"/>
        </w:rPr>
        <w:t>doi</w:t>
      </w:r>
      <w:proofErr w:type="spellEnd"/>
      <w:r w:rsidR="00347E8F" w:rsidRPr="00A331EF">
        <w:rPr>
          <w:rFonts w:ascii="Times New Roman" w:hAnsi="Times New Roman" w:cs="Times New Roman"/>
          <w:sz w:val="24"/>
          <w:szCs w:val="24"/>
        </w:rPr>
        <w:t xml:space="preserve">: </w:t>
      </w:r>
      <w:r w:rsidRPr="00A331EF">
        <w:rPr>
          <w:rFonts w:ascii="Times New Roman" w:hAnsi="Times New Roman" w:cs="Times New Roman"/>
          <w:sz w:val="24"/>
          <w:szCs w:val="24"/>
        </w:rPr>
        <w:t>https://doi.org/10.1002/ece3.2791</w:t>
      </w:r>
      <w:r w:rsidR="00347E8F" w:rsidRPr="00A331EF">
        <w:rPr>
          <w:rFonts w:ascii="Times New Roman" w:hAnsi="Times New Roman" w:cs="Times New Roman"/>
          <w:sz w:val="24"/>
          <w:szCs w:val="24"/>
        </w:rPr>
        <w:t>.</w:t>
      </w:r>
    </w:p>
    <w:p w14:paraId="2EA7CA5E" w14:textId="716861E9"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A331EF">
        <w:rPr>
          <w:rFonts w:ascii="Times New Roman" w:hAnsi="Times New Roman" w:cs="Times New Roman"/>
          <w:sz w:val="24"/>
          <w:szCs w:val="24"/>
        </w:rPr>
        <w:t>Bond AB, Kamil AC</w:t>
      </w:r>
      <w:r w:rsidR="00916BE9" w:rsidRPr="00A331EF">
        <w:rPr>
          <w:rFonts w:ascii="Times New Roman" w:hAnsi="Times New Roman" w:cs="Times New Roman"/>
          <w:sz w:val="24"/>
          <w:szCs w:val="24"/>
        </w:rPr>
        <w:t>.</w:t>
      </w:r>
      <w:r w:rsidRPr="00A331EF">
        <w:rPr>
          <w:rFonts w:ascii="Times New Roman" w:hAnsi="Times New Roman" w:cs="Times New Roman"/>
          <w:sz w:val="24"/>
          <w:szCs w:val="24"/>
        </w:rPr>
        <w:t xml:space="preserve"> 2002</w:t>
      </w:r>
      <w:r w:rsidR="00916BE9" w:rsidRPr="00A331EF">
        <w:rPr>
          <w:rFonts w:ascii="Times New Roman" w:hAnsi="Times New Roman" w:cs="Times New Roman"/>
          <w:sz w:val="24"/>
          <w:szCs w:val="24"/>
        </w:rPr>
        <w:t>.</w:t>
      </w:r>
      <w:r w:rsidRPr="00A331EF">
        <w:rPr>
          <w:rFonts w:ascii="Times New Roman" w:hAnsi="Times New Roman" w:cs="Times New Roman"/>
          <w:sz w:val="24"/>
          <w:szCs w:val="24"/>
        </w:rPr>
        <w:t xml:space="preserve"> </w:t>
      </w:r>
      <w:r w:rsidRPr="00770FE0">
        <w:rPr>
          <w:rFonts w:ascii="Times New Roman" w:hAnsi="Times New Roman" w:cs="Times New Roman"/>
          <w:sz w:val="24"/>
          <w:szCs w:val="24"/>
        </w:rPr>
        <w:t xml:space="preserve">Visual predators select for crypticity and polymorphism in virtual prey. </w:t>
      </w:r>
      <w:r w:rsidRPr="00916BE9">
        <w:rPr>
          <w:rFonts w:ascii="Times New Roman" w:hAnsi="Times New Roman" w:cs="Times New Roman"/>
          <w:i/>
          <w:iCs/>
          <w:sz w:val="24"/>
          <w:szCs w:val="24"/>
        </w:rPr>
        <w:t>Nature</w:t>
      </w:r>
      <w:r w:rsidRPr="00770FE0">
        <w:rPr>
          <w:rFonts w:ascii="Times New Roman" w:hAnsi="Times New Roman" w:cs="Times New Roman"/>
          <w:sz w:val="24"/>
          <w:szCs w:val="24"/>
        </w:rPr>
        <w:t xml:space="preserve"> 415:609–613.</w:t>
      </w:r>
      <w:r w:rsidR="00916BE9">
        <w:rPr>
          <w:rFonts w:ascii="Times New Roman" w:hAnsi="Times New Roman" w:cs="Times New Roman"/>
          <w:sz w:val="24"/>
          <w:szCs w:val="24"/>
        </w:rPr>
        <w:t xml:space="preserve"> </w:t>
      </w:r>
      <w:proofErr w:type="spellStart"/>
      <w:r w:rsidR="00916BE9">
        <w:rPr>
          <w:rFonts w:ascii="Times New Roman" w:hAnsi="Times New Roman" w:cs="Times New Roman"/>
          <w:sz w:val="24"/>
          <w:szCs w:val="24"/>
        </w:rPr>
        <w:t>doi</w:t>
      </w:r>
      <w:proofErr w:type="spellEnd"/>
      <w:r w:rsidR="00916BE9">
        <w:rPr>
          <w:rFonts w:ascii="Times New Roman" w:hAnsi="Times New Roman" w:cs="Times New Roman"/>
          <w:sz w:val="24"/>
          <w:szCs w:val="24"/>
        </w:rPr>
        <w:t>:</w:t>
      </w:r>
      <w:r w:rsidRPr="00770FE0">
        <w:rPr>
          <w:rFonts w:ascii="Times New Roman" w:hAnsi="Times New Roman" w:cs="Times New Roman"/>
          <w:sz w:val="24"/>
          <w:szCs w:val="24"/>
        </w:rPr>
        <w:t xml:space="preserve"> https://doi.org/10.1038/415609a</w:t>
      </w:r>
      <w:r w:rsidR="00916BE9">
        <w:rPr>
          <w:rFonts w:ascii="Times New Roman" w:hAnsi="Times New Roman" w:cs="Times New Roman"/>
          <w:sz w:val="24"/>
          <w:szCs w:val="24"/>
        </w:rPr>
        <w:t>.</w:t>
      </w:r>
    </w:p>
    <w:p w14:paraId="760B3669" w14:textId="6554A515"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Brusca RC, Giribet G, Moore W</w:t>
      </w:r>
      <w:r w:rsidR="00B0682F">
        <w:rPr>
          <w:rFonts w:ascii="Times New Roman" w:hAnsi="Times New Roman" w:cs="Times New Roman"/>
          <w:sz w:val="24"/>
          <w:szCs w:val="24"/>
        </w:rPr>
        <w:t>.</w:t>
      </w:r>
      <w:r w:rsidRPr="00770FE0">
        <w:rPr>
          <w:rFonts w:ascii="Times New Roman" w:hAnsi="Times New Roman" w:cs="Times New Roman"/>
          <w:sz w:val="24"/>
          <w:szCs w:val="24"/>
        </w:rPr>
        <w:t xml:space="preserve"> 2022</w:t>
      </w:r>
      <w:r w:rsidR="00B0682F">
        <w:rPr>
          <w:rFonts w:ascii="Times New Roman" w:hAnsi="Times New Roman" w:cs="Times New Roman"/>
          <w:sz w:val="24"/>
          <w:szCs w:val="24"/>
        </w:rPr>
        <w:t>.</w:t>
      </w:r>
      <w:r w:rsidRPr="00770FE0">
        <w:rPr>
          <w:rFonts w:ascii="Times New Roman" w:hAnsi="Times New Roman" w:cs="Times New Roman"/>
          <w:sz w:val="24"/>
          <w:szCs w:val="24"/>
        </w:rPr>
        <w:t xml:space="preserve"> Invertebrates.</w:t>
      </w:r>
      <w:r w:rsidR="00B0682F">
        <w:rPr>
          <w:rFonts w:ascii="Times New Roman" w:hAnsi="Times New Roman" w:cs="Times New Roman"/>
          <w:sz w:val="24"/>
          <w:szCs w:val="24"/>
        </w:rPr>
        <w:t xml:space="preserve"> New York (</w:t>
      </w:r>
      <w:r w:rsidR="007B389B">
        <w:rPr>
          <w:rFonts w:ascii="Times New Roman" w:hAnsi="Times New Roman" w:cs="Times New Roman"/>
          <w:sz w:val="24"/>
          <w:szCs w:val="24"/>
        </w:rPr>
        <w:t>NY</w:t>
      </w:r>
      <w:r w:rsidR="00B0682F">
        <w:rPr>
          <w:rFonts w:ascii="Times New Roman" w:hAnsi="Times New Roman" w:cs="Times New Roman"/>
          <w:sz w:val="24"/>
          <w:szCs w:val="24"/>
        </w:rPr>
        <w:t>):</w:t>
      </w:r>
      <w:r w:rsidRPr="00770FE0">
        <w:rPr>
          <w:rFonts w:ascii="Times New Roman" w:hAnsi="Times New Roman" w:cs="Times New Roman"/>
          <w:sz w:val="24"/>
          <w:szCs w:val="24"/>
        </w:rPr>
        <w:t xml:space="preserve"> Oxford University Press</w:t>
      </w:r>
      <w:r w:rsidR="00B0682F">
        <w:rPr>
          <w:rFonts w:ascii="Times New Roman" w:hAnsi="Times New Roman" w:cs="Times New Roman"/>
          <w:sz w:val="24"/>
          <w:szCs w:val="24"/>
        </w:rPr>
        <w:t>.</w:t>
      </w:r>
      <w:r w:rsidR="00A77987">
        <w:rPr>
          <w:rFonts w:ascii="Times New Roman" w:hAnsi="Times New Roman" w:cs="Times New Roman"/>
          <w:sz w:val="24"/>
          <w:szCs w:val="24"/>
        </w:rPr>
        <w:t xml:space="preserve"> 1104 pp.</w:t>
      </w:r>
      <w:r w:rsidR="00B0682F">
        <w:rPr>
          <w:rFonts w:ascii="Times New Roman" w:hAnsi="Times New Roman" w:cs="Times New Roman"/>
          <w:sz w:val="24"/>
          <w:szCs w:val="24"/>
        </w:rPr>
        <w:t xml:space="preserve"> </w:t>
      </w:r>
    </w:p>
    <w:p w14:paraId="2733582D" w14:textId="3B372E7C"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Buresch KC, Sklar K, Chen JY,</w:t>
      </w:r>
      <w:r w:rsidR="00A77987">
        <w:rPr>
          <w:rFonts w:ascii="Times New Roman" w:hAnsi="Times New Roman" w:cs="Times New Roman"/>
          <w:sz w:val="24"/>
          <w:szCs w:val="24"/>
        </w:rPr>
        <w:t xml:space="preserve"> Madden SR, Mogil AS, Wise GV, Boal JG, Harlon RT. </w:t>
      </w:r>
      <w:r w:rsidRPr="00770FE0">
        <w:rPr>
          <w:rFonts w:ascii="Times New Roman" w:hAnsi="Times New Roman" w:cs="Times New Roman"/>
          <w:sz w:val="24"/>
          <w:szCs w:val="24"/>
        </w:rPr>
        <w:t>2022</w:t>
      </w:r>
      <w:r w:rsidR="00A77987">
        <w:rPr>
          <w:rFonts w:ascii="Times New Roman" w:hAnsi="Times New Roman" w:cs="Times New Roman"/>
          <w:sz w:val="24"/>
          <w:szCs w:val="24"/>
        </w:rPr>
        <w:t>.</w:t>
      </w:r>
      <w:r w:rsidRPr="00770FE0">
        <w:rPr>
          <w:rFonts w:ascii="Times New Roman" w:hAnsi="Times New Roman" w:cs="Times New Roman"/>
          <w:sz w:val="24"/>
          <w:szCs w:val="24"/>
        </w:rPr>
        <w:t xml:space="preserve"> Contact chemoreception in multi-modal sensing of prey by Octopus. </w:t>
      </w:r>
      <w:r w:rsidR="00A77987" w:rsidRPr="00A77987">
        <w:rPr>
          <w:rFonts w:ascii="Times New Roman" w:hAnsi="Times New Roman" w:cs="Times New Roman"/>
          <w:i/>
          <w:iCs/>
          <w:sz w:val="24"/>
          <w:szCs w:val="24"/>
        </w:rPr>
        <w:t>Journal of Comparative Physiology. A, Neuroethology, Sensory, Neural, and Behavioral Physiology</w:t>
      </w:r>
      <w:r w:rsidR="00A77987" w:rsidRPr="00A77987">
        <w:rPr>
          <w:rFonts w:ascii="Times New Roman" w:hAnsi="Times New Roman" w:cs="Times New Roman"/>
          <w:sz w:val="24"/>
          <w:szCs w:val="24"/>
        </w:rPr>
        <w:t xml:space="preserve"> </w:t>
      </w:r>
      <w:r w:rsidRPr="00770FE0">
        <w:rPr>
          <w:rFonts w:ascii="Times New Roman" w:hAnsi="Times New Roman" w:cs="Times New Roman"/>
          <w:sz w:val="24"/>
          <w:szCs w:val="24"/>
        </w:rPr>
        <w:t xml:space="preserve">208:435–442. </w:t>
      </w:r>
      <w:proofErr w:type="spellStart"/>
      <w:r w:rsidR="00A77987">
        <w:rPr>
          <w:rFonts w:ascii="Times New Roman" w:hAnsi="Times New Roman" w:cs="Times New Roman"/>
          <w:sz w:val="24"/>
          <w:szCs w:val="24"/>
        </w:rPr>
        <w:t>doi</w:t>
      </w:r>
      <w:proofErr w:type="spellEnd"/>
      <w:r w:rsidR="00A77987">
        <w:rPr>
          <w:rFonts w:ascii="Times New Roman" w:hAnsi="Times New Roman" w:cs="Times New Roman"/>
          <w:sz w:val="24"/>
          <w:szCs w:val="24"/>
        </w:rPr>
        <w:t xml:space="preserve">: </w:t>
      </w:r>
      <w:r w:rsidRPr="00770FE0">
        <w:rPr>
          <w:rFonts w:ascii="Times New Roman" w:hAnsi="Times New Roman" w:cs="Times New Roman"/>
          <w:sz w:val="24"/>
          <w:szCs w:val="24"/>
        </w:rPr>
        <w:t>https://doi.org/10.1007/s00359-022-01549-y</w:t>
      </w:r>
      <w:r w:rsidR="00A77987">
        <w:rPr>
          <w:rFonts w:ascii="Times New Roman" w:hAnsi="Times New Roman" w:cs="Times New Roman"/>
          <w:sz w:val="24"/>
          <w:szCs w:val="24"/>
        </w:rPr>
        <w:t>.</w:t>
      </w:r>
    </w:p>
    <w:p w14:paraId="77CA7DE7" w14:textId="54BD1CF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Burnaford</w:t>
      </w:r>
      <w:proofErr w:type="spellEnd"/>
      <w:r w:rsidRPr="00770FE0">
        <w:rPr>
          <w:rFonts w:ascii="Times New Roman" w:hAnsi="Times New Roman" w:cs="Times New Roman"/>
          <w:sz w:val="24"/>
          <w:szCs w:val="24"/>
        </w:rPr>
        <w:t xml:space="preserve"> JL</w:t>
      </w:r>
      <w:r w:rsidR="00A77987">
        <w:rPr>
          <w:rFonts w:ascii="Times New Roman" w:hAnsi="Times New Roman" w:cs="Times New Roman"/>
          <w:sz w:val="24"/>
          <w:szCs w:val="24"/>
        </w:rPr>
        <w:t xml:space="preserve">. </w:t>
      </w:r>
      <w:r w:rsidRPr="00770FE0">
        <w:rPr>
          <w:rFonts w:ascii="Times New Roman" w:hAnsi="Times New Roman" w:cs="Times New Roman"/>
          <w:sz w:val="24"/>
          <w:szCs w:val="24"/>
        </w:rPr>
        <w:t>2004</w:t>
      </w:r>
      <w:r w:rsidR="00A77987">
        <w:rPr>
          <w:rFonts w:ascii="Times New Roman" w:hAnsi="Times New Roman" w:cs="Times New Roman"/>
          <w:sz w:val="24"/>
          <w:szCs w:val="24"/>
        </w:rPr>
        <w:t>.</w:t>
      </w:r>
      <w:r w:rsidRPr="00770FE0">
        <w:rPr>
          <w:rFonts w:ascii="Times New Roman" w:hAnsi="Times New Roman" w:cs="Times New Roman"/>
          <w:sz w:val="24"/>
          <w:szCs w:val="24"/>
        </w:rPr>
        <w:t xml:space="preserve"> Habitat Modification and Refuge from Sublethal Stress Drive a Marine Plant–Herbivore Association. </w:t>
      </w:r>
      <w:r w:rsidRPr="00A77987">
        <w:rPr>
          <w:rFonts w:ascii="Times New Roman" w:hAnsi="Times New Roman" w:cs="Times New Roman"/>
          <w:i/>
          <w:iCs/>
          <w:sz w:val="24"/>
          <w:szCs w:val="24"/>
        </w:rPr>
        <w:t>Ecology</w:t>
      </w:r>
      <w:r w:rsidRPr="00770FE0">
        <w:rPr>
          <w:rFonts w:ascii="Times New Roman" w:hAnsi="Times New Roman" w:cs="Times New Roman"/>
          <w:sz w:val="24"/>
          <w:szCs w:val="24"/>
        </w:rPr>
        <w:t xml:space="preserve"> 85:2837–2849. </w:t>
      </w:r>
      <w:proofErr w:type="spellStart"/>
      <w:r w:rsidR="00A77987">
        <w:rPr>
          <w:rFonts w:ascii="Times New Roman" w:hAnsi="Times New Roman" w:cs="Times New Roman"/>
          <w:sz w:val="24"/>
          <w:szCs w:val="24"/>
        </w:rPr>
        <w:t>doi</w:t>
      </w:r>
      <w:proofErr w:type="spellEnd"/>
      <w:r w:rsidR="00A77987">
        <w:rPr>
          <w:rFonts w:ascii="Times New Roman" w:hAnsi="Times New Roman" w:cs="Times New Roman"/>
          <w:sz w:val="24"/>
          <w:szCs w:val="24"/>
        </w:rPr>
        <w:t xml:space="preserve">: </w:t>
      </w:r>
      <w:r w:rsidRPr="00770FE0">
        <w:rPr>
          <w:rFonts w:ascii="Times New Roman" w:hAnsi="Times New Roman" w:cs="Times New Roman"/>
          <w:sz w:val="24"/>
          <w:szCs w:val="24"/>
        </w:rPr>
        <w:t>https://doi.org/10.1890/03-0113</w:t>
      </w:r>
      <w:r w:rsidR="00A77987">
        <w:rPr>
          <w:rFonts w:ascii="Times New Roman" w:hAnsi="Times New Roman" w:cs="Times New Roman"/>
          <w:sz w:val="24"/>
          <w:szCs w:val="24"/>
        </w:rPr>
        <w:t>.</w:t>
      </w:r>
    </w:p>
    <w:p w14:paraId="2E4CF2AB" w14:textId="74D96512"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Carriker MR</w:t>
      </w:r>
      <w:r w:rsidR="00A77987">
        <w:rPr>
          <w:rFonts w:ascii="Times New Roman" w:hAnsi="Times New Roman" w:cs="Times New Roman"/>
          <w:sz w:val="24"/>
          <w:szCs w:val="24"/>
        </w:rPr>
        <w:t xml:space="preserve">. </w:t>
      </w:r>
      <w:r w:rsidRPr="00770FE0">
        <w:rPr>
          <w:rFonts w:ascii="Times New Roman" w:hAnsi="Times New Roman" w:cs="Times New Roman"/>
          <w:sz w:val="24"/>
          <w:szCs w:val="24"/>
        </w:rPr>
        <w:t>1981</w:t>
      </w:r>
      <w:r w:rsidR="00A77987">
        <w:rPr>
          <w:rFonts w:ascii="Times New Roman" w:hAnsi="Times New Roman" w:cs="Times New Roman"/>
          <w:sz w:val="24"/>
          <w:szCs w:val="24"/>
        </w:rPr>
        <w:t>.</w:t>
      </w:r>
      <w:r w:rsidRPr="00770FE0">
        <w:rPr>
          <w:rFonts w:ascii="Times New Roman" w:hAnsi="Times New Roman" w:cs="Times New Roman"/>
          <w:sz w:val="24"/>
          <w:szCs w:val="24"/>
        </w:rPr>
        <w:t xml:space="preserve"> Shell penetration and feeding by </w:t>
      </w:r>
      <w:proofErr w:type="spellStart"/>
      <w:r w:rsidRPr="00770FE0">
        <w:rPr>
          <w:rFonts w:ascii="Times New Roman" w:hAnsi="Times New Roman" w:cs="Times New Roman"/>
          <w:sz w:val="24"/>
          <w:szCs w:val="24"/>
        </w:rPr>
        <w:t>naticacean</w:t>
      </w:r>
      <w:proofErr w:type="spellEnd"/>
      <w:r w:rsidRPr="00770FE0">
        <w:rPr>
          <w:rFonts w:ascii="Times New Roman" w:hAnsi="Times New Roman" w:cs="Times New Roman"/>
          <w:sz w:val="24"/>
          <w:szCs w:val="24"/>
        </w:rPr>
        <w:t xml:space="preserve"> and </w:t>
      </w:r>
      <w:proofErr w:type="spellStart"/>
      <w:r w:rsidRPr="00770FE0">
        <w:rPr>
          <w:rFonts w:ascii="Times New Roman" w:hAnsi="Times New Roman" w:cs="Times New Roman"/>
          <w:sz w:val="24"/>
          <w:szCs w:val="24"/>
        </w:rPr>
        <w:t>muricacean</w:t>
      </w:r>
      <w:proofErr w:type="spellEnd"/>
      <w:r w:rsidRPr="00770FE0">
        <w:rPr>
          <w:rFonts w:ascii="Times New Roman" w:hAnsi="Times New Roman" w:cs="Times New Roman"/>
          <w:sz w:val="24"/>
          <w:szCs w:val="24"/>
        </w:rPr>
        <w:t xml:space="preserve"> predatory gastropods: a synthesis. </w:t>
      </w:r>
      <w:proofErr w:type="spellStart"/>
      <w:r w:rsidRPr="00A77987">
        <w:rPr>
          <w:rFonts w:ascii="Times New Roman" w:hAnsi="Times New Roman" w:cs="Times New Roman"/>
          <w:i/>
          <w:iCs/>
          <w:sz w:val="24"/>
          <w:szCs w:val="24"/>
        </w:rPr>
        <w:t>Malacologia</w:t>
      </w:r>
      <w:proofErr w:type="spellEnd"/>
      <w:r w:rsidRPr="00770FE0">
        <w:rPr>
          <w:rFonts w:ascii="Times New Roman" w:hAnsi="Times New Roman" w:cs="Times New Roman"/>
          <w:sz w:val="24"/>
          <w:szCs w:val="24"/>
        </w:rPr>
        <w:t xml:space="preserve"> 20:403–422</w:t>
      </w:r>
      <w:r w:rsidR="00A77987">
        <w:rPr>
          <w:rFonts w:ascii="Times New Roman" w:hAnsi="Times New Roman" w:cs="Times New Roman"/>
          <w:sz w:val="24"/>
          <w:szCs w:val="24"/>
        </w:rPr>
        <w:t>.</w:t>
      </w:r>
    </w:p>
    <w:p w14:paraId="59064563" w14:textId="43ECE036"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Carriker MR, Yochelson EL</w:t>
      </w:r>
      <w:r w:rsidR="00A77987">
        <w:rPr>
          <w:rFonts w:ascii="Times New Roman" w:hAnsi="Times New Roman" w:cs="Times New Roman"/>
          <w:sz w:val="24"/>
          <w:szCs w:val="24"/>
        </w:rPr>
        <w:t>.</w:t>
      </w:r>
      <w:r w:rsidRPr="00770FE0">
        <w:rPr>
          <w:rFonts w:ascii="Times New Roman" w:hAnsi="Times New Roman" w:cs="Times New Roman"/>
          <w:sz w:val="24"/>
          <w:szCs w:val="24"/>
        </w:rPr>
        <w:t>1968</w:t>
      </w:r>
      <w:r w:rsidR="00A77987">
        <w:rPr>
          <w:rFonts w:ascii="Times New Roman" w:hAnsi="Times New Roman" w:cs="Times New Roman"/>
          <w:sz w:val="24"/>
          <w:szCs w:val="24"/>
        </w:rPr>
        <w:t>.</w:t>
      </w:r>
      <w:r w:rsidRPr="00770FE0">
        <w:rPr>
          <w:rFonts w:ascii="Times New Roman" w:hAnsi="Times New Roman" w:cs="Times New Roman"/>
          <w:sz w:val="24"/>
          <w:szCs w:val="24"/>
        </w:rPr>
        <w:t xml:space="preserve"> Recent gastropod boreholes and Ordovician cylindrical borings. </w:t>
      </w:r>
      <w:r w:rsidRPr="00A77987">
        <w:rPr>
          <w:rFonts w:ascii="Times New Roman" w:hAnsi="Times New Roman" w:cs="Times New Roman"/>
          <w:i/>
          <w:iCs/>
          <w:sz w:val="24"/>
          <w:szCs w:val="24"/>
        </w:rPr>
        <w:t>Professional Paper</w:t>
      </w:r>
      <w:r w:rsidR="00A77987" w:rsidRPr="00A77987">
        <w:rPr>
          <w:rFonts w:ascii="Times New Roman" w:hAnsi="Times New Roman" w:cs="Times New Roman"/>
          <w:i/>
          <w:iCs/>
          <w:sz w:val="24"/>
          <w:szCs w:val="24"/>
        </w:rPr>
        <w:t xml:space="preserve"> B</w:t>
      </w:r>
      <w:r w:rsidR="00A77987">
        <w:rPr>
          <w:rFonts w:ascii="Times New Roman" w:hAnsi="Times New Roman" w:cs="Times New Roman"/>
          <w:sz w:val="24"/>
          <w:szCs w:val="24"/>
        </w:rPr>
        <w:t xml:space="preserve"> 593</w:t>
      </w:r>
      <w:r w:rsidRPr="00770FE0">
        <w:rPr>
          <w:rFonts w:ascii="Times New Roman" w:hAnsi="Times New Roman" w:cs="Times New Roman"/>
          <w:sz w:val="24"/>
          <w:szCs w:val="24"/>
        </w:rPr>
        <w:t xml:space="preserve">. </w:t>
      </w:r>
      <w:proofErr w:type="spellStart"/>
      <w:r w:rsidR="00A77987">
        <w:rPr>
          <w:rFonts w:ascii="Times New Roman" w:hAnsi="Times New Roman" w:cs="Times New Roman"/>
          <w:sz w:val="24"/>
          <w:szCs w:val="24"/>
        </w:rPr>
        <w:t>doi</w:t>
      </w:r>
      <w:proofErr w:type="spellEnd"/>
      <w:r w:rsidR="00A77987">
        <w:rPr>
          <w:rFonts w:ascii="Times New Roman" w:hAnsi="Times New Roman" w:cs="Times New Roman"/>
          <w:sz w:val="24"/>
          <w:szCs w:val="24"/>
        </w:rPr>
        <w:t xml:space="preserve">: </w:t>
      </w:r>
      <w:r w:rsidRPr="00770FE0">
        <w:rPr>
          <w:rFonts w:ascii="Times New Roman" w:hAnsi="Times New Roman" w:cs="Times New Roman"/>
          <w:sz w:val="24"/>
          <w:szCs w:val="24"/>
        </w:rPr>
        <w:t>https://doi.org/10.3133/pp593B</w:t>
      </w:r>
      <w:r w:rsidR="00A77987">
        <w:rPr>
          <w:rFonts w:ascii="Times New Roman" w:hAnsi="Times New Roman" w:cs="Times New Roman"/>
          <w:sz w:val="24"/>
          <w:szCs w:val="24"/>
        </w:rPr>
        <w:t>.</w:t>
      </w:r>
    </w:p>
    <w:p w14:paraId="60A0DACD" w14:textId="61AA6B8D"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Carroll G, Abrahms B, Brodie S, Cimino MA</w:t>
      </w:r>
      <w:r w:rsidR="00A77987">
        <w:rPr>
          <w:rFonts w:ascii="Times New Roman" w:hAnsi="Times New Roman" w:cs="Times New Roman"/>
          <w:sz w:val="24"/>
          <w:szCs w:val="24"/>
        </w:rPr>
        <w:t xml:space="preserve">. </w:t>
      </w:r>
      <w:r w:rsidRPr="00770FE0">
        <w:rPr>
          <w:rFonts w:ascii="Times New Roman" w:hAnsi="Times New Roman" w:cs="Times New Roman"/>
          <w:sz w:val="24"/>
          <w:szCs w:val="24"/>
        </w:rPr>
        <w:t>2024</w:t>
      </w:r>
      <w:r w:rsidR="00A77987">
        <w:rPr>
          <w:rFonts w:ascii="Times New Roman" w:hAnsi="Times New Roman" w:cs="Times New Roman"/>
          <w:sz w:val="24"/>
          <w:szCs w:val="24"/>
        </w:rPr>
        <w:t>.</w:t>
      </w:r>
      <w:r w:rsidRPr="00770FE0">
        <w:rPr>
          <w:rFonts w:ascii="Times New Roman" w:hAnsi="Times New Roman" w:cs="Times New Roman"/>
          <w:sz w:val="24"/>
          <w:szCs w:val="24"/>
        </w:rPr>
        <w:t xml:space="preserve"> Spatial match–mismatch between predators and prey under climate change. </w:t>
      </w:r>
      <w:r w:rsidRPr="00A77987">
        <w:rPr>
          <w:rFonts w:ascii="Times New Roman" w:hAnsi="Times New Roman" w:cs="Times New Roman"/>
          <w:i/>
          <w:iCs/>
          <w:sz w:val="24"/>
          <w:szCs w:val="24"/>
        </w:rPr>
        <w:t>Nat</w:t>
      </w:r>
      <w:r w:rsidR="00A77987" w:rsidRPr="00A77987">
        <w:rPr>
          <w:rFonts w:ascii="Times New Roman" w:hAnsi="Times New Roman" w:cs="Times New Roman"/>
          <w:i/>
          <w:iCs/>
          <w:sz w:val="24"/>
          <w:szCs w:val="24"/>
        </w:rPr>
        <w:t>ure</w:t>
      </w:r>
      <w:r w:rsidRPr="00A77987">
        <w:rPr>
          <w:rFonts w:ascii="Times New Roman" w:hAnsi="Times New Roman" w:cs="Times New Roman"/>
          <w:i/>
          <w:iCs/>
          <w:sz w:val="24"/>
          <w:szCs w:val="24"/>
        </w:rPr>
        <w:t xml:space="preserve"> Ecol</w:t>
      </w:r>
      <w:r w:rsidR="00A77987" w:rsidRPr="00A77987">
        <w:rPr>
          <w:rFonts w:ascii="Times New Roman" w:hAnsi="Times New Roman" w:cs="Times New Roman"/>
          <w:i/>
          <w:iCs/>
          <w:sz w:val="24"/>
          <w:szCs w:val="24"/>
        </w:rPr>
        <w:t>ogy &amp;</w:t>
      </w:r>
      <w:r w:rsidRPr="00A77987">
        <w:rPr>
          <w:rFonts w:ascii="Times New Roman" w:hAnsi="Times New Roman" w:cs="Times New Roman"/>
          <w:i/>
          <w:iCs/>
          <w:sz w:val="24"/>
          <w:szCs w:val="24"/>
        </w:rPr>
        <w:t xml:space="preserve"> Evol</w:t>
      </w:r>
      <w:r w:rsidR="00A77987" w:rsidRPr="00A77987">
        <w:rPr>
          <w:rFonts w:ascii="Times New Roman" w:hAnsi="Times New Roman" w:cs="Times New Roman"/>
          <w:i/>
          <w:iCs/>
          <w:sz w:val="24"/>
          <w:szCs w:val="24"/>
        </w:rPr>
        <w:t>ution</w:t>
      </w:r>
      <w:r w:rsidRPr="00770FE0">
        <w:rPr>
          <w:rFonts w:ascii="Times New Roman" w:hAnsi="Times New Roman" w:cs="Times New Roman"/>
          <w:sz w:val="24"/>
          <w:szCs w:val="24"/>
        </w:rPr>
        <w:t xml:space="preserve"> 1–9. </w:t>
      </w:r>
      <w:proofErr w:type="spellStart"/>
      <w:r w:rsidR="00A77987">
        <w:rPr>
          <w:rFonts w:ascii="Times New Roman" w:hAnsi="Times New Roman" w:cs="Times New Roman"/>
          <w:sz w:val="24"/>
          <w:szCs w:val="24"/>
        </w:rPr>
        <w:t>doi</w:t>
      </w:r>
      <w:proofErr w:type="spellEnd"/>
      <w:r w:rsidR="00A77987">
        <w:rPr>
          <w:rFonts w:ascii="Times New Roman" w:hAnsi="Times New Roman" w:cs="Times New Roman"/>
          <w:sz w:val="24"/>
          <w:szCs w:val="24"/>
        </w:rPr>
        <w:t xml:space="preserve">: </w:t>
      </w:r>
      <w:r w:rsidRPr="00770FE0">
        <w:rPr>
          <w:rFonts w:ascii="Times New Roman" w:hAnsi="Times New Roman" w:cs="Times New Roman"/>
          <w:sz w:val="24"/>
          <w:szCs w:val="24"/>
        </w:rPr>
        <w:t>https://doi.org/10.1038/s41559-024-02454-0</w:t>
      </w:r>
      <w:r w:rsidR="00A77987">
        <w:rPr>
          <w:rFonts w:ascii="Times New Roman" w:hAnsi="Times New Roman" w:cs="Times New Roman"/>
          <w:sz w:val="24"/>
          <w:szCs w:val="24"/>
        </w:rPr>
        <w:t>.</w:t>
      </w:r>
    </w:p>
    <w:p w14:paraId="15F6E3A2" w14:textId="63A9D8F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Chapman MG</w:t>
      </w:r>
      <w:r w:rsidR="00F85D43">
        <w:rPr>
          <w:rFonts w:ascii="Times New Roman" w:hAnsi="Times New Roman" w:cs="Times New Roman"/>
          <w:sz w:val="24"/>
          <w:szCs w:val="24"/>
        </w:rPr>
        <w:t xml:space="preserve">. </w:t>
      </w:r>
      <w:r w:rsidRPr="00770FE0">
        <w:rPr>
          <w:rFonts w:ascii="Times New Roman" w:hAnsi="Times New Roman" w:cs="Times New Roman"/>
          <w:sz w:val="24"/>
          <w:szCs w:val="24"/>
        </w:rPr>
        <w:t>2002</w:t>
      </w:r>
      <w:r w:rsidR="00F85D43">
        <w:rPr>
          <w:rFonts w:ascii="Times New Roman" w:hAnsi="Times New Roman" w:cs="Times New Roman"/>
          <w:sz w:val="24"/>
          <w:szCs w:val="24"/>
        </w:rPr>
        <w:t>.</w:t>
      </w:r>
      <w:r w:rsidRPr="00770FE0">
        <w:rPr>
          <w:rFonts w:ascii="Times New Roman" w:hAnsi="Times New Roman" w:cs="Times New Roman"/>
          <w:sz w:val="24"/>
          <w:szCs w:val="24"/>
        </w:rPr>
        <w:t xml:space="preserve"> Patterns of spatial and temporal variation of macrofauna under boulders in a sheltered boulder field. </w:t>
      </w:r>
      <w:r w:rsidRPr="00F85D43">
        <w:rPr>
          <w:rFonts w:ascii="Times New Roman" w:hAnsi="Times New Roman" w:cs="Times New Roman"/>
          <w:i/>
          <w:iCs/>
          <w:sz w:val="24"/>
          <w:szCs w:val="24"/>
        </w:rPr>
        <w:t>Austral Eco</w:t>
      </w:r>
      <w:r w:rsidR="00F85D43" w:rsidRPr="00F85D43">
        <w:rPr>
          <w:rFonts w:ascii="Times New Roman" w:hAnsi="Times New Roman" w:cs="Times New Roman"/>
          <w:i/>
          <w:iCs/>
          <w:sz w:val="24"/>
          <w:szCs w:val="24"/>
        </w:rPr>
        <w:t>logy</w:t>
      </w:r>
      <w:r w:rsidRPr="00770FE0">
        <w:rPr>
          <w:rFonts w:ascii="Times New Roman" w:hAnsi="Times New Roman" w:cs="Times New Roman"/>
          <w:sz w:val="24"/>
          <w:szCs w:val="24"/>
        </w:rPr>
        <w:t xml:space="preserve"> 27:211–228. </w:t>
      </w:r>
      <w:proofErr w:type="spellStart"/>
      <w:r w:rsidR="00F85D43">
        <w:rPr>
          <w:rFonts w:ascii="Times New Roman" w:hAnsi="Times New Roman" w:cs="Times New Roman"/>
          <w:sz w:val="24"/>
          <w:szCs w:val="24"/>
        </w:rPr>
        <w:t>doi</w:t>
      </w:r>
      <w:proofErr w:type="spellEnd"/>
      <w:r w:rsidR="00F85D43">
        <w:rPr>
          <w:rFonts w:ascii="Times New Roman" w:hAnsi="Times New Roman" w:cs="Times New Roman"/>
          <w:sz w:val="24"/>
          <w:szCs w:val="24"/>
        </w:rPr>
        <w:t xml:space="preserve">: </w:t>
      </w:r>
      <w:r w:rsidRPr="00770FE0">
        <w:rPr>
          <w:rFonts w:ascii="Times New Roman" w:hAnsi="Times New Roman" w:cs="Times New Roman"/>
          <w:sz w:val="24"/>
          <w:szCs w:val="24"/>
        </w:rPr>
        <w:t>https://doi.org/10.1046/j.1442-9993.2002.01172.x</w:t>
      </w:r>
      <w:r w:rsidR="00F85D43">
        <w:rPr>
          <w:rFonts w:ascii="Times New Roman" w:hAnsi="Times New Roman" w:cs="Times New Roman"/>
          <w:sz w:val="24"/>
          <w:szCs w:val="24"/>
        </w:rPr>
        <w:t>.</w:t>
      </w:r>
    </w:p>
    <w:p w14:paraId="3B878CAD" w14:textId="7317536E" w:rsidR="00232C9D" w:rsidRPr="004756D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Chapman MG</w:t>
      </w:r>
      <w:r w:rsidR="00F85D43">
        <w:rPr>
          <w:rFonts w:ascii="Times New Roman" w:hAnsi="Times New Roman" w:cs="Times New Roman"/>
          <w:sz w:val="24"/>
          <w:szCs w:val="24"/>
        </w:rPr>
        <w:t xml:space="preserve">. </w:t>
      </w:r>
      <w:r w:rsidRPr="00770FE0">
        <w:rPr>
          <w:rFonts w:ascii="Times New Roman" w:hAnsi="Times New Roman" w:cs="Times New Roman"/>
          <w:sz w:val="24"/>
          <w:szCs w:val="24"/>
        </w:rPr>
        <w:t>2005</w:t>
      </w:r>
      <w:r w:rsidR="00F85D43">
        <w:rPr>
          <w:rFonts w:ascii="Times New Roman" w:hAnsi="Times New Roman" w:cs="Times New Roman"/>
          <w:sz w:val="24"/>
          <w:szCs w:val="24"/>
        </w:rPr>
        <w:t>.</w:t>
      </w:r>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Molluscs</w:t>
      </w:r>
      <w:proofErr w:type="spellEnd"/>
      <w:r w:rsidRPr="00770FE0">
        <w:rPr>
          <w:rFonts w:ascii="Times New Roman" w:hAnsi="Times New Roman" w:cs="Times New Roman"/>
          <w:sz w:val="24"/>
          <w:szCs w:val="24"/>
        </w:rPr>
        <w:t xml:space="preserve"> and echinoderms under boulders: Tests of generality of patterns of </w:t>
      </w:r>
      <w:r w:rsidRPr="00770FE0">
        <w:rPr>
          <w:rFonts w:ascii="Times New Roman" w:hAnsi="Times New Roman" w:cs="Times New Roman"/>
          <w:sz w:val="24"/>
          <w:szCs w:val="24"/>
        </w:rPr>
        <w:lastRenderedPageBreak/>
        <w:t xml:space="preserve">occurrence. </w:t>
      </w:r>
      <w:r w:rsidR="00F85D43" w:rsidRPr="004756D0">
        <w:rPr>
          <w:rFonts w:ascii="Times New Roman" w:hAnsi="Times New Roman" w:cs="Times New Roman"/>
          <w:i/>
          <w:iCs/>
          <w:sz w:val="24"/>
          <w:szCs w:val="24"/>
        </w:rPr>
        <w:t>Journal of Experimental Marine Biology and Ecology</w:t>
      </w:r>
      <w:r w:rsidR="00F85D43" w:rsidRPr="004756D0">
        <w:rPr>
          <w:rFonts w:ascii="Times New Roman" w:hAnsi="Times New Roman" w:cs="Times New Roman"/>
          <w:sz w:val="24"/>
          <w:szCs w:val="24"/>
        </w:rPr>
        <w:t xml:space="preserve"> </w:t>
      </w:r>
      <w:r w:rsidRPr="004756D0">
        <w:rPr>
          <w:rFonts w:ascii="Times New Roman" w:hAnsi="Times New Roman" w:cs="Times New Roman"/>
          <w:sz w:val="24"/>
          <w:szCs w:val="24"/>
        </w:rPr>
        <w:t xml:space="preserve">325:65–83. </w:t>
      </w:r>
      <w:proofErr w:type="spellStart"/>
      <w:r w:rsidR="00F85D43" w:rsidRPr="004756D0">
        <w:rPr>
          <w:rFonts w:ascii="Times New Roman" w:hAnsi="Times New Roman" w:cs="Times New Roman"/>
          <w:sz w:val="24"/>
          <w:szCs w:val="24"/>
        </w:rPr>
        <w:t>doi</w:t>
      </w:r>
      <w:proofErr w:type="spellEnd"/>
      <w:r w:rsidR="00F85D43" w:rsidRPr="004756D0">
        <w:rPr>
          <w:rFonts w:ascii="Times New Roman" w:hAnsi="Times New Roman" w:cs="Times New Roman"/>
          <w:sz w:val="24"/>
          <w:szCs w:val="24"/>
        </w:rPr>
        <w:t xml:space="preserve">: </w:t>
      </w:r>
      <w:r w:rsidRPr="004756D0">
        <w:rPr>
          <w:rFonts w:ascii="Times New Roman" w:hAnsi="Times New Roman" w:cs="Times New Roman"/>
          <w:sz w:val="24"/>
          <w:szCs w:val="24"/>
        </w:rPr>
        <w:t>https://doi.org/10.1016/j.jembe.2005.04.016</w:t>
      </w:r>
      <w:r w:rsidR="00F85D43" w:rsidRPr="004756D0">
        <w:rPr>
          <w:rFonts w:ascii="Times New Roman" w:hAnsi="Times New Roman" w:cs="Times New Roman"/>
          <w:sz w:val="24"/>
          <w:szCs w:val="24"/>
        </w:rPr>
        <w:t>.</w:t>
      </w:r>
    </w:p>
    <w:p w14:paraId="5A2CA5FB" w14:textId="26C46A62"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Corn KA, Friedman ST, Burress ED, </w:t>
      </w:r>
      <w:r w:rsidR="00710C7A">
        <w:rPr>
          <w:rFonts w:ascii="Times New Roman" w:hAnsi="Times New Roman" w:cs="Times New Roman"/>
          <w:sz w:val="24"/>
          <w:szCs w:val="24"/>
        </w:rPr>
        <w:t xml:space="preserve">Martinez CM, Larouche O, Price SA, Wainwright PC. </w:t>
      </w:r>
      <w:r w:rsidRPr="00770FE0">
        <w:rPr>
          <w:rFonts w:ascii="Times New Roman" w:hAnsi="Times New Roman" w:cs="Times New Roman"/>
          <w:sz w:val="24"/>
          <w:szCs w:val="24"/>
        </w:rPr>
        <w:t>2022</w:t>
      </w:r>
      <w:r w:rsidR="00710C7A">
        <w:rPr>
          <w:rFonts w:ascii="Times New Roman" w:hAnsi="Times New Roman" w:cs="Times New Roman"/>
          <w:sz w:val="24"/>
          <w:szCs w:val="24"/>
        </w:rPr>
        <w:t>.</w:t>
      </w:r>
      <w:r w:rsidRPr="00770FE0">
        <w:rPr>
          <w:rFonts w:ascii="Times New Roman" w:hAnsi="Times New Roman" w:cs="Times New Roman"/>
          <w:sz w:val="24"/>
          <w:szCs w:val="24"/>
        </w:rPr>
        <w:t xml:space="preserve"> The rise of biting during the Cenozoic fueled reef fish body shape diversification. </w:t>
      </w:r>
      <w:r w:rsidRPr="00710C7A">
        <w:rPr>
          <w:rFonts w:ascii="Times New Roman" w:hAnsi="Times New Roman" w:cs="Times New Roman"/>
          <w:i/>
          <w:iCs/>
          <w:sz w:val="24"/>
          <w:szCs w:val="24"/>
        </w:rPr>
        <w:t>Proceedings of the National Academy of Sciences</w:t>
      </w:r>
      <w:r w:rsidRPr="00770FE0">
        <w:rPr>
          <w:rFonts w:ascii="Times New Roman" w:hAnsi="Times New Roman" w:cs="Times New Roman"/>
          <w:sz w:val="24"/>
          <w:szCs w:val="24"/>
        </w:rPr>
        <w:t xml:space="preserve"> </w:t>
      </w:r>
      <w:proofErr w:type="gramStart"/>
      <w:r w:rsidRPr="00770FE0">
        <w:rPr>
          <w:rFonts w:ascii="Times New Roman" w:hAnsi="Times New Roman" w:cs="Times New Roman"/>
          <w:sz w:val="24"/>
          <w:szCs w:val="24"/>
        </w:rPr>
        <w:t>119:e</w:t>
      </w:r>
      <w:proofErr w:type="gramEnd"/>
      <w:r w:rsidRPr="00770FE0">
        <w:rPr>
          <w:rFonts w:ascii="Times New Roman" w:hAnsi="Times New Roman" w:cs="Times New Roman"/>
          <w:sz w:val="24"/>
          <w:szCs w:val="24"/>
        </w:rPr>
        <w:t xml:space="preserve">2119828119. </w:t>
      </w:r>
      <w:proofErr w:type="spellStart"/>
      <w:r w:rsidR="00710C7A">
        <w:rPr>
          <w:rFonts w:ascii="Times New Roman" w:hAnsi="Times New Roman" w:cs="Times New Roman"/>
          <w:sz w:val="24"/>
          <w:szCs w:val="24"/>
        </w:rPr>
        <w:t>doi</w:t>
      </w:r>
      <w:proofErr w:type="spellEnd"/>
      <w:r w:rsidR="00710C7A">
        <w:rPr>
          <w:rFonts w:ascii="Times New Roman" w:hAnsi="Times New Roman" w:cs="Times New Roman"/>
          <w:sz w:val="24"/>
          <w:szCs w:val="24"/>
        </w:rPr>
        <w:t xml:space="preserve">: </w:t>
      </w:r>
      <w:r w:rsidRPr="00770FE0">
        <w:rPr>
          <w:rFonts w:ascii="Times New Roman" w:hAnsi="Times New Roman" w:cs="Times New Roman"/>
          <w:sz w:val="24"/>
          <w:szCs w:val="24"/>
        </w:rPr>
        <w:t>https://doi.org/10.1073/pnas.2119828119</w:t>
      </w:r>
      <w:r w:rsidR="004756D0">
        <w:rPr>
          <w:rFonts w:ascii="Times New Roman" w:hAnsi="Times New Roman" w:cs="Times New Roman"/>
          <w:sz w:val="24"/>
          <w:szCs w:val="24"/>
        </w:rPr>
        <w:t>.</w:t>
      </w:r>
    </w:p>
    <w:p w14:paraId="7DE885EA" w14:textId="44A6935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8654B8">
        <w:rPr>
          <w:rFonts w:ascii="Times New Roman" w:hAnsi="Times New Roman" w:cs="Times New Roman"/>
          <w:sz w:val="24"/>
          <w:szCs w:val="24"/>
          <w:lang w:val="pt-BR"/>
        </w:rPr>
        <w:t>Cortez T, Castro BG, Guerra A</w:t>
      </w:r>
      <w:r w:rsidR="008654B8">
        <w:rPr>
          <w:rFonts w:ascii="Times New Roman" w:hAnsi="Times New Roman" w:cs="Times New Roman"/>
          <w:sz w:val="24"/>
          <w:szCs w:val="24"/>
          <w:lang w:val="pt-BR"/>
        </w:rPr>
        <w:t>.</w:t>
      </w:r>
      <w:r w:rsidRPr="008654B8">
        <w:rPr>
          <w:rFonts w:ascii="Times New Roman" w:hAnsi="Times New Roman" w:cs="Times New Roman"/>
          <w:sz w:val="24"/>
          <w:szCs w:val="24"/>
          <w:lang w:val="pt-BR"/>
        </w:rPr>
        <w:t xml:space="preserve"> 1998</w:t>
      </w:r>
      <w:r w:rsidR="008654B8" w:rsidRPr="008654B8">
        <w:rPr>
          <w:rFonts w:ascii="Times New Roman" w:hAnsi="Times New Roman" w:cs="Times New Roman"/>
          <w:sz w:val="24"/>
          <w:szCs w:val="24"/>
          <w:lang w:val="pt-BR"/>
        </w:rPr>
        <w:t>.</w:t>
      </w:r>
      <w:r w:rsidRPr="008654B8">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Drilling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of </w:t>
      </w:r>
      <w:r w:rsidRPr="008654B8">
        <w:rPr>
          <w:rFonts w:ascii="Times New Roman" w:hAnsi="Times New Roman" w:cs="Times New Roman"/>
          <w:i/>
          <w:iCs/>
          <w:sz w:val="24"/>
          <w:szCs w:val="24"/>
        </w:rPr>
        <w:t xml:space="preserve">Octopus </w:t>
      </w:r>
      <w:proofErr w:type="spellStart"/>
      <w:r w:rsidRPr="008654B8">
        <w:rPr>
          <w:rFonts w:ascii="Times New Roman" w:hAnsi="Times New Roman" w:cs="Times New Roman"/>
          <w:i/>
          <w:iCs/>
          <w:sz w:val="24"/>
          <w:szCs w:val="24"/>
        </w:rPr>
        <w:t>mimus</w:t>
      </w:r>
      <w:proofErr w:type="spellEnd"/>
      <w:r w:rsidRPr="00770FE0">
        <w:rPr>
          <w:rFonts w:ascii="Times New Roman" w:hAnsi="Times New Roman" w:cs="Times New Roman"/>
          <w:sz w:val="24"/>
          <w:szCs w:val="24"/>
        </w:rPr>
        <w:t xml:space="preserve"> Gould. </w:t>
      </w:r>
      <w:r w:rsidR="008654B8" w:rsidRPr="004756D0">
        <w:rPr>
          <w:rFonts w:ascii="Times New Roman" w:hAnsi="Times New Roman" w:cs="Times New Roman"/>
          <w:i/>
          <w:iCs/>
          <w:sz w:val="24"/>
          <w:szCs w:val="24"/>
        </w:rPr>
        <w:t>Journal of Experimental Marine Biology and Ecology</w:t>
      </w:r>
      <w:r w:rsidRPr="00770FE0">
        <w:rPr>
          <w:rFonts w:ascii="Times New Roman" w:hAnsi="Times New Roman" w:cs="Times New Roman"/>
          <w:sz w:val="24"/>
          <w:szCs w:val="24"/>
        </w:rPr>
        <w:t xml:space="preserve"> 224:193–203.</w:t>
      </w:r>
      <w:r w:rsidR="008654B8">
        <w:rPr>
          <w:rFonts w:ascii="Times New Roman" w:hAnsi="Times New Roman" w:cs="Times New Roman"/>
          <w:sz w:val="24"/>
          <w:szCs w:val="24"/>
        </w:rPr>
        <w:t xml:space="preserve"> </w:t>
      </w:r>
      <w:proofErr w:type="spellStart"/>
      <w:r w:rsidR="008654B8">
        <w:rPr>
          <w:rFonts w:ascii="Times New Roman" w:hAnsi="Times New Roman" w:cs="Times New Roman"/>
          <w:sz w:val="24"/>
          <w:szCs w:val="24"/>
        </w:rPr>
        <w:t>doi</w:t>
      </w:r>
      <w:proofErr w:type="spellEnd"/>
      <w:r w:rsidR="008654B8">
        <w:rPr>
          <w:rFonts w:ascii="Times New Roman" w:hAnsi="Times New Roman" w:cs="Times New Roman"/>
          <w:sz w:val="24"/>
          <w:szCs w:val="24"/>
        </w:rPr>
        <w:t>:</w:t>
      </w:r>
      <w:r w:rsidRPr="00770FE0">
        <w:rPr>
          <w:rFonts w:ascii="Times New Roman" w:hAnsi="Times New Roman" w:cs="Times New Roman"/>
          <w:sz w:val="24"/>
          <w:szCs w:val="24"/>
        </w:rPr>
        <w:t xml:space="preserve"> https://doi.org/10.1016/S0022-0981(97)00198-6</w:t>
      </w:r>
      <w:r w:rsidR="004756D0">
        <w:rPr>
          <w:rFonts w:ascii="Times New Roman" w:hAnsi="Times New Roman" w:cs="Times New Roman"/>
          <w:sz w:val="24"/>
          <w:szCs w:val="24"/>
        </w:rPr>
        <w:t>.</w:t>
      </w:r>
    </w:p>
    <w:p w14:paraId="5C666C40" w14:textId="4C097475"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Cox C, Hunt JH, Lyons WG, Davis GE</w:t>
      </w:r>
      <w:r w:rsidR="008654B8">
        <w:rPr>
          <w:rFonts w:ascii="Times New Roman" w:hAnsi="Times New Roman" w:cs="Times New Roman"/>
          <w:sz w:val="24"/>
          <w:szCs w:val="24"/>
        </w:rPr>
        <w:t xml:space="preserve">. </w:t>
      </w:r>
      <w:r w:rsidRPr="00770FE0">
        <w:rPr>
          <w:rFonts w:ascii="Times New Roman" w:hAnsi="Times New Roman" w:cs="Times New Roman"/>
          <w:sz w:val="24"/>
          <w:szCs w:val="24"/>
        </w:rPr>
        <w:t>1997</w:t>
      </w:r>
      <w:r w:rsidR="008654B8">
        <w:rPr>
          <w:rFonts w:ascii="Times New Roman" w:hAnsi="Times New Roman" w:cs="Times New Roman"/>
          <w:sz w:val="24"/>
          <w:szCs w:val="24"/>
        </w:rPr>
        <w:t>.</w:t>
      </w:r>
      <w:r w:rsidRPr="00770FE0">
        <w:rPr>
          <w:rFonts w:ascii="Times New Roman" w:hAnsi="Times New Roman" w:cs="Times New Roman"/>
          <w:sz w:val="24"/>
          <w:szCs w:val="24"/>
        </w:rPr>
        <w:t xml:space="preserve"> Nocturnal foraging of the Caribbean spiny lobster (</w:t>
      </w:r>
      <w:proofErr w:type="spellStart"/>
      <w:r w:rsidRPr="008654B8">
        <w:rPr>
          <w:rFonts w:ascii="Times New Roman" w:hAnsi="Times New Roman" w:cs="Times New Roman"/>
          <w:i/>
          <w:iCs/>
          <w:sz w:val="24"/>
          <w:szCs w:val="24"/>
        </w:rPr>
        <w:t>Panulirus</w:t>
      </w:r>
      <w:proofErr w:type="spellEnd"/>
      <w:r w:rsidRPr="008654B8">
        <w:rPr>
          <w:rFonts w:ascii="Times New Roman" w:hAnsi="Times New Roman" w:cs="Times New Roman"/>
          <w:i/>
          <w:iCs/>
          <w:sz w:val="24"/>
          <w:szCs w:val="24"/>
        </w:rPr>
        <w:t xml:space="preserve"> argus</w:t>
      </w:r>
      <w:r w:rsidRPr="00770FE0">
        <w:rPr>
          <w:rFonts w:ascii="Times New Roman" w:hAnsi="Times New Roman" w:cs="Times New Roman"/>
          <w:sz w:val="24"/>
          <w:szCs w:val="24"/>
        </w:rPr>
        <w:t xml:space="preserve">) on offshore reefs of Florida, USA. </w:t>
      </w:r>
      <w:r w:rsidR="008654B8" w:rsidRPr="008654B8">
        <w:rPr>
          <w:rFonts w:ascii="Times New Roman" w:hAnsi="Times New Roman" w:cs="Times New Roman"/>
          <w:i/>
          <w:iCs/>
          <w:sz w:val="24"/>
          <w:szCs w:val="24"/>
        </w:rPr>
        <w:t>Marine and Freshwater Research</w:t>
      </w:r>
      <w:r w:rsidRPr="00770FE0">
        <w:rPr>
          <w:rFonts w:ascii="Times New Roman" w:hAnsi="Times New Roman" w:cs="Times New Roman"/>
          <w:sz w:val="24"/>
          <w:szCs w:val="24"/>
        </w:rPr>
        <w:t xml:space="preserve"> 48:671–680. </w:t>
      </w:r>
      <w:proofErr w:type="spellStart"/>
      <w:r w:rsidR="008654B8">
        <w:rPr>
          <w:rFonts w:ascii="Times New Roman" w:hAnsi="Times New Roman" w:cs="Times New Roman"/>
          <w:sz w:val="24"/>
          <w:szCs w:val="24"/>
        </w:rPr>
        <w:t>doi</w:t>
      </w:r>
      <w:proofErr w:type="spellEnd"/>
      <w:r w:rsidR="008654B8">
        <w:rPr>
          <w:rFonts w:ascii="Times New Roman" w:hAnsi="Times New Roman" w:cs="Times New Roman"/>
          <w:sz w:val="24"/>
          <w:szCs w:val="24"/>
        </w:rPr>
        <w:t xml:space="preserve">: </w:t>
      </w:r>
      <w:r w:rsidRPr="00770FE0">
        <w:rPr>
          <w:rFonts w:ascii="Times New Roman" w:hAnsi="Times New Roman" w:cs="Times New Roman"/>
          <w:sz w:val="24"/>
          <w:szCs w:val="24"/>
        </w:rPr>
        <w:t>https://doi.org/10.1071/mf97198</w:t>
      </w:r>
      <w:r w:rsidR="004756D0">
        <w:rPr>
          <w:rFonts w:ascii="Times New Roman" w:hAnsi="Times New Roman" w:cs="Times New Roman"/>
          <w:sz w:val="24"/>
          <w:szCs w:val="24"/>
        </w:rPr>
        <w:t>.</w:t>
      </w:r>
    </w:p>
    <w:p w14:paraId="6053B208" w14:textId="263C866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Cox SL, Jeffs AG, Davis M</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2008</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Developmental changes in the mouthparts of juvenile Caribbean spiny lobster, </w:t>
      </w:r>
      <w:proofErr w:type="spellStart"/>
      <w:r w:rsidRPr="004251D0">
        <w:rPr>
          <w:rFonts w:ascii="Times New Roman" w:hAnsi="Times New Roman" w:cs="Times New Roman"/>
          <w:i/>
          <w:iCs/>
          <w:sz w:val="24"/>
          <w:szCs w:val="24"/>
        </w:rPr>
        <w:t>Panulirus</w:t>
      </w:r>
      <w:proofErr w:type="spellEnd"/>
      <w:r w:rsidRPr="004251D0">
        <w:rPr>
          <w:rFonts w:ascii="Times New Roman" w:hAnsi="Times New Roman" w:cs="Times New Roman"/>
          <w:i/>
          <w:iCs/>
          <w:sz w:val="24"/>
          <w:szCs w:val="24"/>
        </w:rPr>
        <w:t xml:space="preserve"> argus</w:t>
      </w:r>
      <w:r w:rsidRPr="00770FE0">
        <w:rPr>
          <w:rFonts w:ascii="Times New Roman" w:hAnsi="Times New Roman" w:cs="Times New Roman"/>
          <w:sz w:val="24"/>
          <w:szCs w:val="24"/>
        </w:rPr>
        <w:t xml:space="preserve">: Implications for aquaculture. </w:t>
      </w:r>
      <w:r w:rsidRPr="004251D0">
        <w:rPr>
          <w:rFonts w:ascii="Times New Roman" w:hAnsi="Times New Roman" w:cs="Times New Roman"/>
          <w:i/>
          <w:iCs/>
          <w:sz w:val="24"/>
          <w:szCs w:val="24"/>
        </w:rPr>
        <w:t>Aquaculture</w:t>
      </w:r>
      <w:r w:rsidRPr="00770FE0">
        <w:rPr>
          <w:rFonts w:ascii="Times New Roman" w:hAnsi="Times New Roman" w:cs="Times New Roman"/>
          <w:sz w:val="24"/>
          <w:szCs w:val="24"/>
        </w:rPr>
        <w:t xml:space="preserve"> 283:168–174. </w:t>
      </w:r>
      <w:proofErr w:type="spellStart"/>
      <w:r w:rsidR="004251D0">
        <w:rPr>
          <w:rFonts w:ascii="Times New Roman" w:hAnsi="Times New Roman" w:cs="Times New Roman"/>
          <w:sz w:val="24"/>
          <w:szCs w:val="24"/>
        </w:rPr>
        <w:t>doi</w:t>
      </w:r>
      <w:proofErr w:type="spellEnd"/>
      <w:r w:rsidR="004251D0">
        <w:rPr>
          <w:rFonts w:ascii="Times New Roman" w:hAnsi="Times New Roman" w:cs="Times New Roman"/>
          <w:sz w:val="24"/>
          <w:szCs w:val="24"/>
        </w:rPr>
        <w:t xml:space="preserve">: </w:t>
      </w:r>
      <w:r w:rsidRPr="00770FE0">
        <w:rPr>
          <w:rFonts w:ascii="Times New Roman" w:hAnsi="Times New Roman" w:cs="Times New Roman"/>
          <w:sz w:val="24"/>
          <w:szCs w:val="24"/>
        </w:rPr>
        <w:t>https://doi.org/10.1016/j.aquaculture.2008.07.019</w:t>
      </w:r>
      <w:r w:rsidR="004756D0">
        <w:rPr>
          <w:rFonts w:ascii="Times New Roman" w:hAnsi="Times New Roman" w:cs="Times New Roman"/>
          <w:sz w:val="24"/>
          <w:szCs w:val="24"/>
        </w:rPr>
        <w:t>.</w:t>
      </w:r>
    </w:p>
    <w:p w14:paraId="05E1D47F" w14:textId="1A58710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Cretchley</w:t>
      </w:r>
      <w:proofErr w:type="spellEnd"/>
      <w:r w:rsidRPr="00770FE0">
        <w:rPr>
          <w:rFonts w:ascii="Times New Roman" w:hAnsi="Times New Roman" w:cs="Times New Roman"/>
          <w:sz w:val="24"/>
          <w:szCs w:val="24"/>
        </w:rPr>
        <w:t xml:space="preserve"> R, Hodgson AN, Gray DR, Reddy K</w:t>
      </w:r>
      <w:r w:rsidR="004251D0">
        <w:rPr>
          <w:rFonts w:ascii="Times New Roman" w:hAnsi="Times New Roman" w:cs="Times New Roman"/>
          <w:sz w:val="24"/>
          <w:szCs w:val="24"/>
        </w:rPr>
        <w:t xml:space="preserve">. </w:t>
      </w:r>
      <w:r w:rsidRPr="00770FE0">
        <w:rPr>
          <w:rFonts w:ascii="Times New Roman" w:hAnsi="Times New Roman" w:cs="Times New Roman"/>
          <w:sz w:val="24"/>
          <w:szCs w:val="24"/>
        </w:rPr>
        <w:t>1997</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Variation in foraging activity of </w:t>
      </w:r>
      <w:proofErr w:type="spellStart"/>
      <w:r w:rsidRPr="004251D0">
        <w:rPr>
          <w:rFonts w:ascii="Times New Roman" w:hAnsi="Times New Roman" w:cs="Times New Roman"/>
          <w:i/>
          <w:iCs/>
          <w:sz w:val="24"/>
          <w:szCs w:val="24"/>
        </w:rPr>
        <w:t>Acanthochitona</w:t>
      </w:r>
      <w:proofErr w:type="spellEnd"/>
      <w:r w:rsidRPr="004251D0">
        <w:rPr>
          <w:rFonts w:ascii="Times New Roman" w:hAnsi="Times New Roman" w:cs="Times New Roman"/>
          <w:i/>
          <w:iCs/>
          <w:sz w:val="24"/>
          <w:szCs w:val="24"/>
        </w:rPr>
        <w:t xml:space="preserve"> </w:t>
      </w:r>
      <w:proofErr w:type="spellStart"/>
      <w:r w:rsidRPr="004251D0">
        <w:rPr>
          <w:rFonts w:ascii="Times New Roman" w:hAnsi="Times New Roman" w:cs="Times New Roman"/>
          <w:i/>
          <w:iCs/>
          <w:sz w:val="24"/>
          <w:szCs w:val="24"/>
        </w:rPr>
        <w:t>garnoti</w:t>
      </w:r>
      <w:proofErr w:type="spellEnd"/>
      <w:r w:rsidRPr="00770FE0">
        <w:rPr>
          <w:rFonts w:ascii="Times New Roman" w:hAnsi="Times New Roman" w:cs="Times New Roman"/>
          <w:sz w:val="24"/>
          <w:szCs w:val="24"/>
        </w:rPr>
        <w:t xml:space="preserve"> (Mollusca: Polyplacophora) from different habitats. </w:t>
      </w:r>
      <w:r w:rsidRPr="004251D0">
        <w:rPr>
          <w:rFonts w:ascii="Times New Roman" w:hAnsi="Times New Roman" w:cs="Times New Roman"/>
          <w:i/>
          <w:iCs/>
          <w:sz w:val="24"/>
          <w:szCs w:val="24"/>
        </w:rPr>
        <w:t>South African Journal of Zoology</w:t>
      </w:r>
      <w:r w:rsidRPr="00770FE0">
        <w:rPr>
          <w:rFonts w:ascii="Times New Roman" w:hAnsi="Times New Roman" w:cs="Times New Roman"/>
          <w:sz w:val="24"/>
          <w:szCs w:val="24"/>
        </w:rPr>
        <w:t xml:space="preserve"> 32:59–63.</w:t>
      </w:r>
      <w:r w:rsidR="004251D0">
        <w:rPr>
          <w:rFonts w:ascii="Times New Roman" w:hAnsi="Times New Roman" w:cs="Times New Roman"/>
          <w:sz w:val="24"/>
          <w:szCs w:val="24"/>
        </w:rPr>
        <w:t xml:space="preserve"> </w:t>
      </w:r>
      <w:proofErr w:type="spellStart"/>
      <w:r w:rsidR="004251D0">
        <w:rPr>
          <w:rFonts w:ascii="Times New Roman" w:hAnsi="Times New Roman" w:cs="Times New Roman"/>
          <w:sz w:val="24"/>
          <w:szCs w:val="24"/>
        </w:rPr>
        <w:t>doi</w:t>
      </w:r>
      <w:proofErr w:type="spellEnd"/>
      <w:r w:rsidR="004251D0">
        <w:rPr>
          <w:rFonts w:ascii="Times New Roman" w:hAnsi="Times New Roman" w:cs="Times New Roman"/>
          <w:sz w:val="24"/>
          <w:szCs w:val="24"/>
        </w:rPr>
        <w:t>:</w:t>
      </w:r>
      <w:r w:rsidRPr="00770FE0">
        <w:rPr>
          <w:rFonts w:ascii="Times New Roman" w:hAnsi="Times New Roman" w:cs="Times New Roman"/>
          <w:sz w:val="24"/>
          <w:szCs w:val="24"/>
        </w:rPr>
        <w:t xml:space="preserve"> https://doi.org/10.1080/02541858.1997.11448431</w:t>
      </w:r>
      <w:r w:rsidR="004756D0">
        <w:rPr>
          <w:rFonts w:ascii="Times New Roman" w:hAnsi="Times New Roman" w:cs="Times New Roman"/>
          <w:sz w:val="24"/>
          <w:szCs w:val="24"/>
        </w:rPr>
        <w:t>.</w:t>
      </w:r>
    </w:p>
    <w:p w14:paraId="43A1BBB7" w14:textId="778219B9"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Cuthill IC</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2019</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Camouflage. </w:t>
      </w:r>
      <w:r w:rsidRPr="004251D0">
        <w:rPr>
          <w:rFonts w:ascii="Times New Roman" w:hAnsi="Times New Roman" w:cs="Times New Roman"/>
          <w:i/>
          <w:iCs/>
          <w:sz w:val="24"/>
          <w:szCs w:val="24"/>
        </w:rPr>
        <w:t>Journal of Zoology</w:t>
      </w:r>
      <w:r w:rsidRPr="00770FE0">
        <w:rPr>
          <w:rFonts w:ascii="Times New Roman" w:hAnsi="Times New Roman" w:cs="Times New Roman"/>
          <w:sz w:val="24"/>
          <w:szCs w:val="24"/>
        </w:rPr>
        <w:t xml:space="preserve"> 308:75–92.</w:t>
      </w:r>
      <w:r w:rsidR="004251D0">
        <w:rPr>
          <w:rFonts w:ascii="Times New Roman" w:hAnsi="Times New Roman" w:cs="Times New Roman"/>
          <w:sz w:val="24"/>
          <w:szCs w:val="24"/>
        </w:rPr>
        <w:t xml:space="preserve"> </w:t>
      </w:r>
      <w:proofErr w:type="spellStart"/>
      <w:r w:rsidR="004251D0">
        <w:rPr>
          <w:rFonts w:ascii="Times New Roman" w:hAnsi="Times New Roman" w:cs="Times New Roman"/>
          <w:sz w:val="24"/>
          <w:szCs w:val="24"/>
        </w:rPr>
        <w:t>doi</w:t>
      </w:r>
      <w:proofErr w:type="spellEnd"/>
      <w:r w:rsidR="004251D0">
        <w:rPr>
          <w:rFonts w:ascii="Times New Roman" w:hAnsi="Times New Roman" w:cs="Times New Roman"/>
          <w:sz w:val="24"/>
          <w:szCs w:val="24"/>
        </w:rPr>
        <w:t>:</w:t>
      </w:r>
      <w:r w:rsidRPr="00770FE0">
        <w:rPr>
          <w:rFonts w:ascii="Times New Roman" w:hAnsi="Times New Roman" w:cs="Times New Roman"/>
          <w:sz w:val="24"/>
          <w:szCs w:val="24"/>
        </w:rPr>
        <w:t xml:space="preserve"> https://doi.org/10.1111/jzo.12682</w:t>
      </w:r>
      <w:r w:rsidR="004756D0">
        <w:rPr>
          <w:rFonts w:ascii="Times New Roman" w:hAnsi="Times New Roman" w:cs="Times New Roman"/>
          <w:sz w:val="24"/>
          <w:szCs w:val="24"/>
        </w:rPr>
        <w:t>.</w:t>
      </w:r>
    </w:p>
    <w:p w14:paraId="2EAB426F" w14:textId="7D94E30F" w:rsidR="00232C9D" w:rsidRPr="00A331EF"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4251D0">
        <w:rPr>
          <w:rFonts w:ascii="Times New Roman" w:hAnsi="Times New Roman" w:cs="Times New Roman"/>
          <w:sz w:val="24"/>
          <w:szCs w:val="24"/>
          <w:lang w:val="pt-BR"/>
        </w:rPr>
        <w:t>Dantas RJ de S, Leite TS, de Albuquerque CQ</w:t>
      </w:r>
      <w:r w:rsidR="004251D0">
        <w:rPr>
          <w:rFonts w:ascii="Times New Roman" w:hAnsi="Times New Roman" w:cs="Times New Roman"/>
          <w:sz w:val="24"/>
          <w:szCs w:val="24"/>
          <w:lang w:val="pt-BR"/>
        </w:rPr>
        <w:t>.</w:t>
      </w:r>
      <w:r w:rsidRPr="004251D0">
        <w:rPr>
          <w:rFonts w:ascii="Times New Roman" w:hAnsi="Times New Roman" w:cs="Times New Roman"/>
          <w:sz w:val="24"/>
          <w:szCs w:val="24"/>
          <w:lang w:val="pt-BR"/>
        </w:rPr>
        <w:t xml:space="preserve"> 2022</w:t>
      </w:r>
      <w:r w:rsidR="004251D0" w:rsidRPr="004251D0">
        <w:rPr>
          <w:rFonts w:ascii="Times New Roman" w:hAnsi="Times New Roman" w:cs="Times New Roman"/>
          <w:sz w:val="24"/>
          <w:szCs w:val="24"/>
          <w:lang w:val="pt-BR"/>
        </w:rPr>
        <w:t>.</w:t>
      </w:r>
      <w:r w:rsidRPr="004251D0">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The trophic interactions of </w:t>
      </w:r>
      <w:r w:rsidRPr="004251D0">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in the food web of a pristine tropical atoll: a baseline for management and monitoring under environmental changes. </w:t>
      </w:r>
      <w:proofErr w:type="spellStart"/>
      <w:r w:rsidRPr="00A331EF">
        <w:rPr>
          <w:rFonts w:ascii="Times New Roman" w:hAnsi="Times New Roman" w:cs="Times New Roman"/>
          <w:i/>
          <w:iCs/>
          <w:sz w:val="24"/>
          <w:szCs w:val="24"/>
          <w:lang w:val="pt-BR"/>
        </w:rPr>
        <w:t>Aquat</w:t>
      </w:r>
      <w:r w:rsidR="004251D0" w:rsidRPr="00A331EF">
        <w:rPr>
          <w:rFonts w:ascii="Times New Roman" w:hAnsi="Times New Roman" w:cs="Times New Roman"/>
          <w:i/>
          <w:iCs/>
          <w:sz w:val="24"/>
          <w:szCs w:val="24"/>
          <w:lang w:val="pt-BR"/>
        </w:rPr>
        <w:t>ic</w:t>
      </w:r>
      <w:proofErr w:type="spellEnd"/>
      <w:r w:rsidRPr="00A331EF">
        <w:rPr>
          <w:rFonts w:ascii="Times New Roman" w:hAnsi="Times New Roman" w:cs="Times New Roman"/>
          <w:i/>
          <w:iCs/>
          <w:sz w:val="24"/>
          <w:szCs w:val="24"/>
          <w:lang w:val="pt-BR"/>
        </w:rPr>
        <w:t xml:space="preserve"> </w:t>
      </w:r>
      <w:proofErr w:type="spellStart"/>
      <w:r w:rsidRPr="00A331EF">
        <w:rPr>
          <w:rFonts w:ascii="Times New Roman" w:hAnsi="Times New Roman" w:cs="Times New Roman"/>
          <w:i/>
          <w:iCs/>
          <w:sz w:val="24"/>
          <w:szCs w:val="24"/>
          <w:lang w:val="pt-BR"/>
        </w:rPr>
        <w:t>Ecol</w:t>
      </w:r>
      <w:r w:rsidR="004251D0" w:rsidRPr="00A331EF">
        <w:rPr>
          <w:rFonts w:ascii="Times New Roman" w:hAnsi="Times New Roman" w:cs="Times New Roman"/>
          <w:i/>
          <w:iCs/>
          <w:sz w:val="24"/>
          <w:szCs w:val="24"/>
          <w:lang w:val="pt-BR"/>
        </w:rPr>
        <w:t>ogy</w:t>
      </w:r>
      <w:proofErr w:type="spellEnd"/>
      <w:r w:rsidRPr="00A331EF">
        <w:rPr>
          <w:rFonts w:ascii="Times New Roman" w:hAnsi="Times New Roman" w:cs="Times New Roman"/>
          <w:sz w:val="24"/>
          <w:szCs w:val="24"/>
          <w:lang w:val="pt-BR"/>
        </w:rPr>
        <w:t xml:space="preserve"> 56:269–284.</w:t>
      </w:r>
      <w:r w:rsidR="004251D0" w:rsidRPr="00A331EF">
        <w:rPr>
          <w:rFonts w:ascii="Times New Roman" w:hAnsi="Times New Roman" w:cs="Times New Roman"/>
          <w:sz w:val="24"/>
          <w:szCs w:val="24"/>
          <w:lang w:val="pt-BR"/>
        </w:rPr>
        <w:t xml:space="preserve"> </w:t>
      </w:r>
      <w:proofErr w:type="spellStart"/>
      <w:r w:rsidR="004251D0" w:rsidRPr="00A331EF">
        <w:rPr>
          <w:rFonts w:ascii="Times New Roman" w:hAnsi="Times New Roman" w:cs="Times New Roman"/>
          <w:sz w:val="24"/>
          <w:szCs w:val="24"/>
          <w:lang w:val="pt-BR"/>
        </w:rPr>
        <w:t>doi</w:t>
      </w:r>
      <w:proofErr w:type="spellEnd"/>
      <w:r w:rsidR="004251D0"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https://doi.org/10.1007/s10452-021-09917-7</w:t>
      </w:r>
      <w:r w:rsidR="004756D0" w:rsidRPr="00A331EF">
        <w:rPr>
          <w:rFonts w:ascii="Times New Roman" w:hAnsi="Times New Roman" w:cs="Times New Roman"/>
          <w:sz w:val="24"/>
          <w:szCs w:val="24"/>
          <w:lang w:val="pt-BR"/>
        </w:rPr>
        <w:t>.</w:t>
      </w:r>
    </w:p>
    <w:p w14:paraId="7B2065D3" w14:textId="5FF868DC"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4251D0">
        <w:rPr>
          <w:rFonts w:ascii="Times New Roman" w:hAnsi="Times New Roman" w:cs="Times New Roman"/>
          <w:sz w:val="24"/>
          <w:szCs w:val="24"/>
          <w:lang w:val="pt-BR"/>
        </w:rPr>
        <w:t>Dantas RJS, Leite TS, Albuquerque CQ</w:t>
      </w:r>
      <w:r w:rsidR="004251D0" w:rsidRPr="004251D0">
        <w:rPr>
          <w:rFonts w:ascii="Times New Roman" w:hAnsi="Times New Roman" w:cs="Times New Roman"/>
          <w:sz w:val="24"/>
          <w:szCs w:val="24"/>
          <w:lang w:val="pt-BR"/>
        </w:rPr>
        <w:t xml:space="preserve">. </w:t>
      </w:r>
      <w:r w:rsidRPr="004251D0">
        <w:rPr>
          <w:rFonts w:ascii="Times New Roman" w:hAnsi="Times New Roman" w:cs="Times New Roman"/>
          <w:sz w:val="24"/>
          <w:szCs w:val="24"/>
          <w:lang w:val="pt-BR"/>
        </w:rPr>
        <w:t>2020</w:t>
      </w:r>
      <w:r w:rsidR="004251D0" w:rsidRPr="004251D0">
        <w:rPr>
          <w:rFonts w:ascii="Times New Roman" w:hAnsi="Times New Roman" w:cs="Times New Roman"/>
          <w:sz w:val="24"/>
          <w:szCs w:val="24"/>
          <w:lang w:val="pt-BR"/>
        </w:rPr>
        <w:t>.</w:t>
      </w:r>
      <w:r w:rsidRPr="004251D0">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Assessing the diet of octopuses: traditional techniques and the stable isotopes approach. </w:t>
      </w:r>
      <w:r w:rsidRPr="004251D0">
        <w:rPr>
          <w:rFonts w:ascii="Times New Roman" w:hAnsi="Times New Roman" w:cs="Times New Roman"/>
          <w:i/>
          <w:iCs/>
          <w:sz w:val="24"/>
          <w:szCs w:val="24"/>
        </w:rPr>
        <w:t>J</w:t>
      </w:r>
      <w:r w:rsidR="004251D0" w:rsidRPr="004251D0">
        <w:rPr>
          <w:rFonts w:ascii="Times New Roman" w:hAnsi="Times New Roman" w:cs="Times New Roman"/>
          <w:i/>
          <w:iCs/>
          <w:sz w:val="24"/>
          <w:szCs w:val="24"/>
        </w:rPr>
        <w:t>ournal of</w:t>
      </w:r>
      <w:r w:rsidRPr="004251D0">
        <w:rPr>
          <w:rFonts w:ascii="Times New Roman" w:hAnsi="Times New Roman" w:cs="Times New Roman"/>
          <w:i/>
          <w:iCs/>
          <w:sz w:val="24"/>
          <w:szCs w:val="24"/>
        </w:rPr>
        <w:t xml:space="preserve"> Molluscan Stud</w:t>
      </w:r>
      <w:r w:rsidR="004251D0" w:rsidRPr="004251D0">
        <w:rPr>
          <w:rFonts w:ascii="Times New Roman" w:hAnsi="Times New Roman" w:cs="Times New Roman"/>
          <w:i/>
          <w:iCs/>
          <w:sz w:val="24"/>
          <w:szCs w:val="24"/>
        </w:rPr>
        <w:t>ies</w:t>
      </w:r>
      <w:r w:rsidRPr="00770FE0">
        <w:rPr>
          <w:rFonts w:ascii="Times New Roman" w:hAnsi="Times New Roman" w:cs="Times New Roman"/>
          <w:sz w:val="24"/>
          <w:szCs w:val="24"/>
        </w:rPr>
        <w:t xml:space="preserve"> 86:210–218. </w:t>
      </w:r>
      <w:proofErr w:type="spellStart"/>
      <w:r w:rsidR="004251D0">
        <w:rPr>
          <w:rFonts w:ascii="Times New Roman" w:hAnsi="Times New Roman" w:cs="Times New Roman"/>
          <w:sz w:val="24"/>
          <w:szCs w:val="24"/>
        </w:rPr>
        <w:t>doi</w:t>
      </w:r>
      <w:proofErr w:type="spellEnd"/>
      <w:r w:rsidR="004251D0">
        <w:rPr>
          <w:rFonts w:ascii="Times New Roman" w:hAnsi="Times New Roman" w:cs="Times New Roman"/>
          <w:sz w:val="24"/>
          <w:szCs w:val="24"/>
        </w:rPr>
        <w:t xml:space="preserve">: </w:t>
      </w:r>
      <w:r w:rsidRPr="00770FE0">
        <w:rPr>
          <w:rFonts w:ascii="Times New Roman" w:hAnsi="Times New Roman" w:cs="Times New Roman"/>
          <w:sz w:val="24"/>
          <w:szCs w:val="24"/>
        </w:rPr>
        <w:t>https://doi.org/10.1093/mollus/eyaa003</w:t>
      </w:r>
      <w:r w:rsidR="004756D0">
        <w:rPr>
          <w:rFonts w:ascii="Times New Roman" w:hAnsi="Times New Roman" w:cs="Times New Roman"/>
          <w:sz w:val="24"/>
          <w:szCs w:val="24"/>
        </w:rPr>
        <w:t>.</w:t>
      </w:r>
    </w:p>
    <w:p w14:paraId="24EF5720" w14:textId="2BF1932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DeBevoise</w:t>
      </w:r>
      <w:proofErr w:type="spellEnd"/>
      <w:r w:rsidRPr="00770FE0">
        <w:rPr>
          <w:rFonts w:ascii="Times New Roman" w:hAnsi="Times New Roman" w:cs="Times New Roman"/>
          <w:sz w:val="24"/>
          <w:szCs w:val="24"/>
        </w:rPr>
        <w:t xml:space="preserve"> A</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1975</w:t>
      </w:r>
      <w:r w:rsidR="004251D0">
        <w:rPr>
          <w:rFonts w:ascii="Times New Roman" w:hAnsi="Times New Roman" w:cs="Times New Roman"/>
          <w:sz w:val="24"/>
          <w:szCs w:val="24"/>
        </w:rPr>
        <w:t>.</w:t>
      </w:r>
      <w:r w:rsidRPr="00770FE0">
        <w:rPr>
          <w:rFonts w:ascii="Times New Roman" w:hAnsi="Times New Roman" w:cs="Times New Roman"/>
          <w:sz w:val="24"/>
          <w:szCs w:val="24"/>
        </w:rPr>
        <w:t xml:space="preserve"> Predation on the chiton </w:t>
      </w:r>
      <w:proofErr w:type="spellStart"/>
      <w:r w:rsidRPr="004251D0">
        <w:rPr>
          <w:rFonts w:ascii="Times New Roman" w:hAnsi="Times New Roman" w:cs="Times New Roman"/>
          <w:i/>
          <w:iCs/>
          <w:sz w:val="24"/>
          <w:szCs w:val="24"/>
        </w:rPr>
        <w:t>Cyanoplax</w:t>
      </w:r>
      <w:proofErr w:type="spellEnd"/>
      <w:r w:rsidRPr="004251D0">
        <w:rPr>
          <w:rFonts w:ascii="Times New Roman" w:hAnsi="Times New Roman" w:cs="Times New Roman"/>
          <w:i/>
          <w:iCs/>
          <w:sz w:val="24"/>
          <w:szCs w:val="24"/>
        </w:rPr>
        <w:t xml:space="preserve"> </w:t>
      </w:r>
      <w:proofErr w:type="spellStart"/>
      <w:r w:rsidRPr="004251D0">
        <w:rPr>
          <w:rFonts w:ascii="Times New Roman" w:hAnsi="Times New Roman" w:cs="Times New Roman"/>
          <w:i/>
          <w:iCs/>
          <w:sz w:val="24"/>
          <w:szCs w:val="24"/>
        </w:rPr>
        <w:t>hartwegii</w:t>
      </w:r>
      <w:proofErr w:type="spellEnd"/>
      <w:r w:rsidRPr="00770FE0">
        <w:rPr>
          <w:rFonts w:ascii="Times New Roman" w:hAnsi="Times New Roman" w:cs="Times New Roman"/>
          <w:sz w:val="24"/>
          <w:szCs w:val="24"/>
        </w:rPr>
        <w:t xml:space="preserve"> (Mollusca: Polyplacophora). </w:t>
      </w:r>
      <w:r w:rsidR="004251D0" w:rsidRPr="004251D0">
        <w:rPr>
          <w:rFonts w:ascii="Times New Roman" w:hAnsi="Times New Roman" w:cs="Times New Roman"/>
          <w:i/>
          <w:iCs/>
          <w:sz w:val="24"/>
          <w:szCs w:val="24"/>
        </w:rPr>
        <w:t xml:space="preserve">The </w:t>
      </w:r>
      <w:r w:rsidRPr="004251D0">
        <w:rPr>
          <w:rFonts w:ascii="Times New Roman" w:hAnsi="Times New Roman" w:cs="Times New Roman"/>
          <w:i/>
          <w:iCs/>
          <w:sz w:val="24"/>
          <w:szCs w:val="24"/>
        </w:rPr>
        <w:t>Veliger</w:t>
      </w:r>
      <w:r w:rsidRPr="00770FE0">
        <w:rPr>
          <w:rFonts w:ascii="Times New Roman" w:hAnsi="Times New Roman" w:cs="Times New Roman"/>
          <w:sz w:val="24"/>
          <w:szCs w:val="24"/>
        </w:rPr>
        <w:t xml:space="preserve"> 18:47–50</w:t>
      </w:r>
      <w:r w:rsidR="004756D0">
        <w:rPr>
          <w:rFonts w:ascii="Times New Roman" w:hAnsi="Times New Roman" w:cs="Times New Roman"/>
          <w:sz w:val="24"/>
          <w:szCs w:val="24"/>
        </w:rPr>
        <w:t>.</w:t>
      </w:r>
    </w:p>
    <w:p w14:paraId="0CEE29B0" w14:textId="3C71872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Demopulos</w:t>
      </w:r>
      <w:proofErr w:type="spellEnd"/>
      <w:r w:rsidRPr="00770FE0">
        <w:rPr>
          <w:rFonts w:ascii="Times New Roman" w:hAnsi="Times New Roman" w:cs="Times New Roman"/>
          <w:sz w:val="24"/>
          <w:szCs w:val="24"/>
        </w:rPr>
        <w:t xml:space="preserve"> PA</w:t>
      </w:r>
      <w:r w:rsidR="00F84AA5">
        <w:rPr>
          <w:rFonts w:ascii="Times New Roman" w:hAnsi="Times New Roman" w:cs="Times New Roman"/>
          <w:sz w:val="24"/>
          <w:szCs w:val="24"/>
        </w:rPr>
        <w:t xml:space="preserve">. </w:t>
      </w:r>
      <w:r w:rsidRPr="00770FE0">
        <w:rPr>
          <w:rFonts w:ascii="Times New Roman" w:hAnsi="Times New Roman" w:cs="Times New Roman"/>
          <w:sz w:val="24"/>
          <w:szCs w:val="24"/>
        </w:rPr>
        <w:t>1975</w:t>
      </w:r>
      <w:r w:rsidR="00F84AA5">
        <w:rPr>
          <w:rFonts w:ascii="Times New Roman" w:hAnsi="Times New Roman" w:cs="Times New Roman"/>
          <w:sz w:val="24"/>
          <w:szCs w:val="24"/>
        </w:rPr>
        <w:t>.</w:t>
      </w:r>
      <w:r w:rsidRPr="00770FE0">
        <w:rPr>
          <w:rFonts w:ascii="Times New Roman" w:hAnsi="Times New Roman" w:cs="Times New Roman"/>
          <w:sz w:val="24"/>
          <w:szCs w:val="24"/>
        </w:rPr>
        <w:t xml:space="preserve"> Diet, Activity and Feeding in </w:t>
      </w:r>
      <w:proofErr w:type="spellStart"/>
      <w:r w:rsidRPr="00F84AA5">
        <w:rPr>
          <w:rFonts w:ascii="Times New Roman" w:hAnsi="Times New Roman" w:cs="Times New Roman"/>
          <w:i/>
          <w:iCs/>
          <w:sz w:val="24"/>
          <w:szCs w:val="24"/>
        </w:rPr>
        <w:t>Tonicella</w:t>
      </w:r>
      <w:proofErr w:type="spellEnd"/>
      <w:r w:rsidRPr="00F84AA5">
        <w:rPr>
          <w:rFonts w:ascii="Times New Roman" w:hAnsi="Times New Roman" w:cs="Times New Roman"/>
          <w:i/>
          <w:iCs/>
          <w:sz w:val="24"/>
          <w:szCs w:val="24"/>
        </w:rPr>
        <w:t xml:space="preserve"> </w:t>
      </w:r>
      <w:proofErr w:type="spellStart"/>
      <w:r w:rsidRPr="00F84AA5">
        <w:rPr>
          <w:rFonts w:ascii="Times New Roman" w:hAnsi="Times New Roman" w:cs="Times New Roman"/>
          <w:i/>
          <w:iCs/>
          <w:sz w:val="24"/>
          <w:szCs w:val="24"/>
        </w:rPr>
        <w:t>lineata</w:t>
      </w:r>
      <w:proofErr w:type="spellEnd"/>
      <w:r w:rsidRPr="00770FE0">
        <w:rPr>
          <w:rFonts w:ascii="Times New Roman" w:hAnsi="Times New Roman" w:cs="Times New Roman"/>
          <w:sz w:val="24"/>
          <w:szCs w:val="24"/>
        </w:rPr>
        <w:t xml:space="preserve"> (Wood,1815). </w:t>
      </w:r>
      <w:r w:rsidRPr="00F84AA5">
        <w:rPr>
          <w:rFonts w:ascii="Times New Roman" w:hAnsi="Times New Roman" w:cs="Times New Roman"/>
          <w:i/>
          <w:iCs/>
          <w:sz w:val="24"/>
          <w:szCs w:val="24"/>
        </w:rPr>
        <w:t>The Veliger</w:t>
      </w:r>
      <w:r w:rsidRPr="00770FE0">
        <w:rPr>
          <w:rFonts w:ascii="Times New Roman" w:hAnsi="Times New Roman" w:cs="Times New Roman"/>
          <w:sz w:val="24"/>
          <w:szCs w:val="24"/>
        </w:rPr>
        <w:t xml:space="preserve"> 18:42–46</w:t>
      </w:r>
      <w:r w:rsidR="004756D0">
        <w:rPr>
          <w:rFonts w:ascii="Times New Roman" w:hAnsi="Times New Roman" w:cs="Times New Roman"/>
          <w:sz w:val="24"/>
          <w:szCs w:val="24"/>
        </w:rPr>
        <w:t>.</w:t>
      </w:r>
    </w:p>
    <w:p w14:paraId="27C20E38" w14:textId="78DE8185" w:rsidR="00232C9D" w:rsidRPr="00A331EF"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 xml:space="preserve">Deng Z, Loh H-C, Jia Z, </w:t>
      </w:r>
      <w:r w:rsidR="00F84AA5">
        <w:rPr>
          <w:rFonts w:ascii="Times New Roman" w:hAnsi="Times New Roman" w:cs="Times New Roman"/>
          <w:sz w:val="24"/>
          <w:szCs w:val="24"/>
        </w:rPr>
        <w:t>Stifler CA, Masic A, Gilbert PUPA, Shahar</w:t>
      </w:r>
      <w:r w:rsidR="00204D90">
        <w:rPr>
          <w:rFonts w:ascii="Times New Roman" w:hAnsi="Times New Roman" w:cs="Times New Roman"/>
          <w:sz w:val="24"/>
          <w:szCs w:val="24"/>
        </w:rPr>
        <w:t xml:space="preserve"> R, Li L.</w:t>
      </w:r>
      <w:r w:rsidR="00204D90" w:rsidRPr="00770FE0">
        <w:rPr>
          <w:rFonts w:ascii="Times New Roman" w:hAnsi="Times New Roman" w:cs="Times New Roman"/>
          <w:sz w:val="24"/>
          <w:szCs w:val="24"/>
        </w:rPr>
        <w:t xml:space="preserve"> </w:t>
      </w:r>
      <w:r w:rsidRPr="00770FE0">
        <w:rPr>
          <w:rFonts w:ascii="Times New Roman" w:hAnsi="Times New Roman" w:cs="Times New Roman"/>
          <w:sz w:val="24"/>
          <w:szCs w:val="24"/>
        </w:rPr>
        <w:t>2022</w:t>
      </w:r>
      <w:r w:rsidR="00204D90">
        <w:rPr>
          <w:rFonts w:ascii="Times New Roman" w:hAnsi="Times New Roman" w:cs="Times New Roman"/>
          <w:sz w:val="24"/>
          <w:szCs w:val="24"/>
        </w:rPr>
        <w:t>.</w:t>
      </w:r>
      <w:r w:rsidRPr="00770FE0">
        <w:rPr>
          <w:rFonts w:ascii="Times New Roman" w:hAnsi="Times New Roman" w:cs="Times New Roman"/>
          <w:sz w:val="24"/>
          <w:szCs w:val="24"/>
        </w:rPr>
        <w:t xml:space="preserve"> Black Drum Fish Teeth: Built for Crushing Mollusk Shells. </w:t>
      </w:r>
      <w:r w:rsidRPr="00A331EF">
        <w:rPr>
          <w:rFonts w:ascii="Times New Roman" w:hAnsi="Times New Roman" w:cs="Times New Roman"/>
          <w:i/>
          <w:iCs/>
          <w:sz w:val="24"/>
          <w:szCs w:val="24"/>
          <w:lang w:val="pt-BR"/>
        </w:rPr>
        <w:t xml:space="preserve">Acta </w:t>
      </w:r>
      <w:proofErr w:type="spellStart"/>
      <w:r w:rsidRPr="00A331EF">
        <w:rPr>
          <w:rFonts w:ascii="Times New Roman" w:hAnsi="Times New Roman" w:cs="Times New Roman"/>
          <w:i/>
          <w:iCs/>
          <w:sz w:val="24"/>
          <w:szCs w:val="24"/>
          <w:lang w:val="pt-BR"/>
        </w:rPr>
        <w:t>Biomaterialia</w:t>
      </w:r>
      <w:proofErr w:type="spellEnd"/>
      <w:r w:rsidRPr="00A331EF">
        <w:rPr>
          <w:rFonts w:ascii="Times New Roman" w:hAnsi="Times New Roman" w:cs="Times New Roman"/>
          <w:sz w:val="24"/>
          <w:szCs w:val="24"/>
          <w:lang w:val="pt-BR"/>
        </w:rPr>
        <w:t xml:space="preserve"> 137:147–161.</w:t>
      </w:r>
      <w:r w:rsidR="004756D0" w:rsidRPr="00A331EF">
        <w:rPr>
          <w:rFonts w:ascii="Times New Roman" w:hAnsi="Times New Roman" w:cs="Times New Roman"/>
          <w:sz w:val="24"/>
          <w:szCs w:val="24"/>
          <w:lang w:val="pt-BR"/>
        </w:rPr>
        <w:t xml:space="preserve"> </w:t>
      </w:r>
      <w:proofErr w:type="spellStart"/>
      <w:r w:rsidR="004756D0" w:rsidRPr="00A331EF">
        <w:rPr>
          <w:rFonts w:ascii="Times New Roman" w:hAnsi="Times New Roman" w:cs="Times New Roman"/>
          <w:sz w:val="24"/>
          <w:szCs w:val="24"/>
          <w:lang w:val="pt-BR"/>
        </w:rPr>
        <w:t>doi</w:t>
      </w:r>
      <w:proofErr w:type="spellEnd"/>
      <w:r w:rsidR="004756D0"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https://doi.org/10.1016/j.actbio.2021.10.023</w:t>
      </w:r>
      <w:r w:rsidR="004756D0" w:rsidRPr="00A331EF">
        <w:rPr>
          <w:rFonts w:ascii="Times New Roman" w:hAnsi="Times New Roman" w:cs="Times New Roman"/>
          <w:sz w:val="24"/>
          <w:szCs w:val="24"/>
          <w:lang w:val="pt-BR"/>
        </w:rPr>
        <w:t>.</w:t>
      </w:r>
    </w:p>
    <w:p w14:paraId="5AA8468B" w14:textId="1D163DED"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A331EF">
        <w:rPr>
          <w:rFonts w:ascii="Times New Roman" w:hAnsi="Times New Roman" w:cs="Times New Roman"/>
          <w:sz w:val="24"/>
          <w:szCs w:val="24"/>
          <w:lang w:val="pt-BR"/>
        </w:rPr>
        <w:lastRenderedPageBreak/>
        <w:t xml:space="preserve">Denny MW, </w:t>
      </w:r>
      <w:proofErr w:type="spellStart"/>
      <w:r w:rsidRPr="00A331EF">
        <w:rPr>
          <w:rFonts w:ascii="Times New Roman" w:hAnsi="Times New Roman" w:cs="Times New Roman"/>
          <w:sz w:val="24"/>
          <w:szCs w:val="24"/>
          <w:lang w:val="pt-BR"/>
        </w:rPr>
        <w:t>Gaines</w:t>
      </w:r>
      <w:proofErr w:type="spellEnd"/>
      <w:r w:rsidRPr="00A331EF">
        <w:rPr>
          <w:rFonts w:ascii="Times New Roman" w:hAnsi="Times New Roman" w:cs="Times New Roman"/>
          <w:sz w:val="24"/>
          <w:szCs w:val="24"/>
          <w:lang w:val="pt-BR"/>
        </w:rPr>
        <w:t xml:space="preserve"> SD</w:t>
      </w:r>
      <w:r w:rsidR="00204D90" w:rsidRPr="00A331EF">
        <w:rPr>
          <w:rFonts w:ascii="Times New Roman" w:hAnsi="Times New Roman" w:cs="Times New Roman"/>
          <w:sz w:val="24"/>
          <w:szCs w:val="24"/>
          <w:lang w:val="pt-BR"/>
        </w:rPr>
        <w:t xml:space="preserve">. </w:t>
      </w:r>
      <w:r w:rsidRPr="00A331EF">
        <w:rPr>
          <w:rFonts w:ascii="Times New Roman" w:hAnsi="Times New Roman" w:cs="Times New Roman"/>
          <w:sz w:val="24"/>
          <w:szCs w:val="24"/>
          <w:lang w:val="pt-BR"/>
        </w:rPr>
        <w:t>2007</w:t>
      </w:r>
      <w:r w:rsidR="00204D90"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Brittle Stars. In: </w:t>
      </w:r>
      <w:r w:rsidR="007B389B">
        <w:rPr>
          <w:rFonts w:ascii="Times New Roman" w:hAnsi="Times New Roman" w:cs="Times New Roman"/>
          <w:sz w:val="24"/>
          <w:szCs w:val="24"/>
        </w:rPr>
        <w:t xml:space="preserve">Denny MW, Gaines SD, editors. </w:t>
      </w:r>
      <w:r w:rsidRPr="00770FE0">
        <w:rPr>
          <w:rFonts w:ascii="Times New Roman" w:hAnsi="Times New Roman" w:cs="Times New Roman"/>
          <w:sz w:val="24"/>
          <w:szCs w:val="24"/>
        </w:rPr>
        <w:t xml:space="preserve">Encyclopedia of Tidepools and Rocky </w:t>
      </w:r>
      <w:r w:rsidR="007B389B">
        <w:rPr>
          <w:rFonts w:ascii="Times New Roman" w:hAnsi="Times New Roman" w:cs="Times New Roman"/>
          <w:sz w:val="24"/>
          <w:szCs w:val="24"/>
        </w:rPr>
        <w:t>S</w:t>
      </w:r>
      <w:r w:rsidRPr="00770FE0">
        <w:rPr>
          <w:rFonts w:ascii="Times New Roman" w:hAnsi="Times New Roman" w:cs="Times New Roman"/>
          <w:sz w:val="24"/>
          <w:szCs w:val="24"/>
        </w:rPr>
        <w:t>hores.</w:t>
      </w:r>
      <w:r w:rsidR="007B389B">
        <w:rPr>
          <w:rFonts w:ascii="Times New Roman" w:hAnsi="Times New Roman" w:cs="Times New Roman"/>
          <w:sz w:val="24"/>
          <w:szCs w:val="24"/>
        </w:rPr>
        <w:t xml:space="preserve"> </w:t>
      </w:r>
      <w:r w:rsidR="007B389B" w:rsidRPr="007B389B">
        <w:rPr>
          <w:rFonts w:ascii="Times New Roman" w:hAnsi="Times New Roman" w:cs="Times New Roman"/>
          <w:sz w:val="24"/>
          <w:szCs w:val="24"/>
        </w:rPr>
        <w:t xml:space="preserve">Berkeley </w:t>
      </w:r>
      <w:r w:rsidR="007B389B">
        <w:rPr>
          <w:rFonts w:ascii="Times New Roman" w:hAnsi="Times New Roman" w:cs="Times New Roman"/>
          <w:sz w:val="24"/>
          <w:szCs w:val="24"/>
        </w:rPr>
        <w:t>(CA):</w:t>
      </w:r>
      <w:r w:rsidRPr="00770FE0">
        <w:rPr>
          <w:rFonts w:ascii="Times New Roman" w:hAnsi="Times New Roman" w:cs="Times New Roman"/>
          <w:sz w:val="24"/>
          <w:szCs w:val="24"/>
        </w:rPr>
        <w:t xml:space="preserve"> University of California Press</w:t>
      </w:r>
      <w:r w:rsidR="007B389B">
        <w:rPr>
          <w:rFonts w:ascii="Times New Roman" w:hAnsi="Times New Roman" w:cs="Times New Roman"/>
          <w:sz w:val="24"/>
          <w:szCs w:val="24"/>
        </w:rPr>
        <w:t>.</w:t>
      </w:r>
      <w:r w:rsidRPr="00770FE0">
        <w:rPr>
          <w:rFonts w:ascii="Times New Roman" w:hAnsi="Times New Roman" w:cs="Times New Roman"/>
          <w:sz w:val="24"/>
          <w:szCs w:val="24"/>
        </w:rPr>
        <w:t xml:space="preserve"> </w:t>
      </w:r>
      <w:r w:rsidR="007B389B">
        <w:rPr>
          <w:rFonts w:ascii="Times New Roman" w:hAnsi="Times New Roman" w:cs="Times New Roman"/>
          <w:sz w:val="24"/>
          <w:szCs w:val="24"/>
        </w:rPr>
        <w:t xml:space="preserve">p. </w:t>
      </w:r>
      <w:r w:rsidRPr="00770FE0">
        <w:rPr>
          <w:rFonts w:ascii="Times New Roman" w:hAnsi="Times New Roman" w:cs="Times New Roman"/>
          <w:sz w:val="24"/>
          <w:szCs w:val="24"/>
        </w:rPr>
        <w:t>113–114</w:t>
      </w:r>
      <w:r w:rsidR="004756D0">
        <w:rPr>
          <w:rFonts w:ascii="Times New Roman" w:hAnsi="Times New Roman" w:cs="Times New Roman"/>
          <w:sz w:val="24"/>
          <w:szCs w:val="24"/>
        </w:rPr>
        <w:t>.</w:t>
      </w:r>
    </w:p>
    <w:p w14:paraId="04A7384A" w14:textId="09F88CC6"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Eernisse D</w:t>
      </w:r>
      <w:r w:rsidR="007B389B">
        <w:rPr>
          <w:rFonts w:ascii="Times New Roman" w:hAnsi="Times New Roman" w:cs="Times New Roman"/>
          <w:sz w:val="24"/>
          <w:szCs w:val="24"/>
        </w:rPr>
        <w:t>.</w:t>
      </w:r>
      <w:r w:rsidRPr="00770FE0">
        <w:rPr>
          <w:rFonts w:ascii="Times New Roman" w:hAnsi="Times New Roman" w:cs="Times New Roman"/>
          <w:sz w:val="24"/>
          <w:szCs w:val="24"/>
        </w:rPr>
        <w:t xml:space="preserve"> 2007</w:t>
      </w:r>
      <w:r w:rsidR="007B389B">
        <w:rPr>
          <w:rFonts w:ascii="Times New Roman" w:hAnsi="Times New Roman" w:cs="Times New Roman"/>
          <w:sz w:val="24"/>
          <w:szCs w:val="24"/>
        </w:rPr>
        <w:t>.</w:t>
      </w:r>
      <w:r w:rsidRPr="00770FE0">
        <w:rPr>
          <w:rFonts w:ascii="Times New Roman" w:hAnsi="Times New Roman" w:cs="Times New Roman"/>
          <w:sz w:val="24"/>
          <w:szCs w:val="24"/>
        </w:rPr>
        <w:t xml:space="preserve"> Chitons. </w:t>
      </w:r>
      <w:r w:rsidR="007B389B" w:rsidRPr="00770FE0">
        <w:rPr>
          <w:rFonts w:ascii="Times New Roman" w:hAnsi="Times New Roman" w:cs="Times New Roman"/>
          <w:sz w:val="24"/>
          <w:szCs w:val="24"/>
        </w:rPr>
        <w:t xml:space="preserve">In: </w:t>
      </w:r>
      <w:r w:rsidR="007B389B">
        <w:rPr>
          <w:rFonts w:ascii="Times New Roman" w:hAnsi="Times New Roman" w:cs="Times New Roman"/>
          <w:sz w:val="24"/>
          <w:szCs w:val="24"/>
        </w:rPr>
        <w:t xml:space="preserve">Denny MW, Gaines SD, editors. </w:t>
      </w:r>
      <w:r w:rsidR="007B389B" w:rsidRPr="00770FE0">
        <w:rPr>
          <w:rFonts w:ascii="Times New Roman" w:hAnsi="Times New Roman" w:cs="Times New Roman"/>
          <w:sz w:val="24"/>
          <w:szCs w:val="24"/>
        </w:rPr>
        <w:t xml:space="preserve">Encyclopedia of Tidepools and Rocky </w:t>
      </w:r>
      <w:r w:rsidR="007B389B">
        <w:rPr>
          <w:rFonts w:ascii="Times New Roman" w:hAnsi="Times New Roman" w:cs="Times New Roman"/>
          <w:sz w:val="24"/>
          <w:szCs w:val="24"/>
        </w:rPr>
        <w:t>S</w:t>
      </w:r>
      <w:r w:rsidR="007B389B" w:rsidRPr="00770FE0">
        <w:rPr>
          <w:rFonts w:ascii="Times New Roman" w:hAnsi="Times New Roman" w:cs="Times New Roman"/>
          <w:sz w:val="24"/>
          <w:szCs w:val="24"/>
        </w:rPr>
        <w:t>hores.</w:t>
      </w:r>
      <w:r w:rsidR="007B389B">
        <w:rPr>
          <w:rFonts w:ascii="Times New Roman" w:hAnsi="Times New Roman" w:cs="Times New Roman"/>
          <w:sz w:val="24"/>
          <w:szCs w:val="24"/>
        </w:rPr>
        <w:t xml:space="preserve"> </w:t>
      </w:r>
      <w:r w:rsidR="007B389B" w:rsidRPr="007B389B">
        <w:rPr>
          <w:rFonts w:ascii="Times New Roman" w:hAnsi="Times New Roman" w:cs="Times New Roman"/>
          <w:sz w:val="24"/>
          <w:szCs w:val="24"/>
        </w:rPr>
        <w:t xml:space="preserve">Berkeley </w:t>
      </w:r>
      <w:r w:rsidR="007B389B">
        <w:rPr>
          <w:rFonts w:ascii="Times New Roman" w:hAnsi="Times New Roman" w:cs="Times New Roman"/>
          <w:sz w:val="24"/>
          <w:szCs w:val="24"/>
        </w:rPr>
        <w:t>(CA):</w:t>
      </w:r>
      <w:r w:rsidR="007B389B" w:rsidRPr="00770FE0">
        <w:rPr>
          <w:rFonts w:ascii="Times New Roman" w:hAnsi="Times New Roman" w:cs="Times New Roman"/>
          <w:sz w:val="24"/>
          <w:szCs w:val="24"/>
        </w:rPr>
        <w:t xml:space="preserve"> University of California Press</w:t>
      </w:r>
      <w:r w:rsidR="007B389B">
        <w:rPr>
          <w:rFonts w:ascii="Times New Roman" w:hAnsi="Times New Roman" w:cs="Times New Roman"/>
          <w:sz w:val="24"/>
          <w:szCs w:val="24"/>
        </w:rPr>
        <w:t>.</w:t>
      </w:r>
      <w:r w:rsidRPr="00770FE0">
        <w:rPr>
          <w:rFonts w:ascii="Times New Roman" w:hAnsi="Times New Roman" w:cs="Times New Roman"/>
          <w:sz w:val="24"/>
          <w:szCs w:val="24"/>
        </w:rPr>
        <w:t xml:space="preserve"> p</w:t>
      </w:r>
      <w:r w:rsidR="007B389B">
        <w:rPr>
          <w:rFonts w:ascii="Times New Roman" w:hAnsi="Times New Roman" w:cs="Times New Roman"/>
          <w:sz w:val="24"/>
          <w:szCs w:val="24"/>
        </w:rPr>
        <w:t>.</w:t>
      </w:r>
      <w:r w:rsidRPr="00770FE0">
        <w:rPr>
          <w:rFonts w:ascii="Times New Roman" w:hAnsi="Times New Roman" w:cs="Times New Roman"/>
          <w:sz w:val="24"/>
          <w:szCs w:val="24"/>
        </w:rPr>
        <w:t xml:space="preserve"> 127–133</w:t>
      </w:r>
      <w:r w:rsidR="004756D0">
        <w:rPr>
          <w:rFonts w:ascii="Times New Roman" w:hAnsi="Times New Roman" w:cs="Times New Roman"/>
          <w:sz w:val="24"/>
          <w:szCs w:val="24"/>
        </w:rPr>
        <w:t>.</w:t>
      </w:r>
    </w:p>
    <w:p w14:paraId="1E2710AE" w14:textId="634FA379"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Etienne S, Buckley M, Paris R,</w:t>
      </w:r>
      <w:r w:rsidR="006861F6">
        <w:rPr>
          <w:rFonts w:ascii="Times New Roman" w:hAnsi="Times New Roman" w:cs="Times New Roman"/>
          <w:sz w:val="24"/>
          <w:szCs w:val="24"/>
        </w:rPr>
        <w:t xml:space="preserve"> </w:t>
      </w:r>
      <w:proofErr w:type="spellStart"/>
      <w:r w:rsidR="006861F6">
        <w:rPr>
          <w:rFonts w:ascii="Times New Roman" w:hAnsi="Times New Roman" w:cs="Times New Roman"/>
          <w:sz w:val="24"/>
          <w:szCs w:val="24"/>
        </w:rPr>
        <w:t>Nandasena</w:t>
      </w:r>
      <w:proofErr w:type="spellEnd"/>
      <w:r w:rsidR="006861F6">
        <w:rPr>
          <w:rFonts w:ascii="Times New Roman" w:hAnsi="Times New Roman" w:cs="Times New Roman"/>
          <w:sz w:val="24"/>
          <w:szCs w:val="24"/>
        </w:rPr>
        <w:t xml:space="preserve"> AK, Clark K, Strotz L, </w:t>
      </w:r>
      <w:proofErr w:type="spellStart"/>
      <w:r w:rsidR="006861F6">
        <w:rPr>
          <w:rFonts w:ascii="Times New Roman" w:hAnsi="Times New Roman" w:cs="Times New Roman"/>
          <w:sz w:val="24"/>
          <w:szCs w:val="24"/>
        </w:rPr>
        <w:t>Chagué</w:t>
      </w:r>
      <w:proofErr w:type="spellEnd"/>
      <w:r w:rsidR="006861F6">
        <w:rPr>
          <w:rFonts w:ascii="Times New Roman" w:hAnsi="Times New Roman" w:cs="Times New Roman"/>
          <w:sz w:val="24"/>
          <w:szCs w:val="24"/>
        </w:rPr>
        <w:t>-Goff C, Goff J, Richmond B.</w:t>
      </w:r>
      <w:r w:rsidR="006861F6" w:rsidRPr="00770FE0">
        <w:rPr>
          <w:rFonts w:ascii="Times New Roman" w:hAnsi="Times New Roman" w:cs="Times New Roman"/>
          <w:sz w:val="24"/>
          <w:szCs w:val="24"/>
        </w:rPr>
        <w:t xml:space="preserve"> </w:t>
      </w:r>
      <w:r w:rsidRPr="00770FE0">
        <w:rPr>
          <w:rFonts w:ascii="Times New Roman" w:hAnsi="Times New Roman" w:cs="Times New Roman"/>
          <w:sz w:val="24"/>
          <w:szCs w:val="24"/>
        </w:rPr>
        <w:t>2011</w:t>
      </w:r>
      <w:r w:rsidR="006861F6">
        <w:rPr>
          <w:rFonts w:ascii="Times New Roman" w:hAnsi="Times New Roman" w:cs="Times New Roman"/>
          <w:sz w:val="24"/>
          <w:szCs w:val="24"/>
        </w:rPr>
        <w:t>.</w:t>
      </w:r>
      <w:r w:rsidRPr="00770FE0">
        <w:rPr>
          <w:rFonts w:ascii="Times New Roman" w:hAnsi="Times New Roman" w:cs="Times New Roman"/>
          <w:sz w:val="24"/>
          <w:szCs w:val="24"/>
        </w:rPr>
        <w:t xml:space="preserve"> The use of boulders for </w:t>
      </w:r>
      <w:proofErr w:type="spellStart"/>
      <w:r w:rsidR="006861F6" w:rsidRPr="00770FE0">
        <w:rPr>
          <w:rFonts w:ascii="Times New Roman" w:hAnsi="Times New Roman" w:cs="Times New Roman"/>
          <w:sz w:val="24"/>
          <w:szCs w:val="24"/>
        </w:rPr>
        <w:t>characteri</w:t>
      </w:r>
      <w:r w:rsidR="006861F6">
        <w:rPr>
          <w:rFonts w:ascii="Times New Roman" w:hAnsi="Times New Roman" w:cs="Times New Roman"/>
          <w:sz w:val="24"/>
          <w:szCs w:val="24"/>
        </w:rPr>
        <w:t>s</w:t>
      </w:r>
      <w:r w:rsidR="006861F6" w:rsidRPr="00770FE0">
        <w:rPr>
          <w:rFonts w:ascii="Times New Roman" w:hAnsi="Times New Roman" w:cs="Times New Roman"/>
          <w:sz w:val="24"/>
          <w:szCs w:val="24"/>
        </w:rPr>
        <w:t>ing</w:t>
      </w:r>
      <w:proofErr w:type="spellEnd"/>
      <w:r w:rsidRPr="00770FE0">
        <w:rPr>
          <w:rFonts w:ascii="Times New Roman" w:hAnsi="Times New Roman" w:cs="Times New Roman"/>
          <w:sz w:val="24"/>
          <w:szCs w:val="24"/>
        </w:rPr>
        <w:t xml:space="preserve"> past tsunamis: Lessons from the 2004 Indian Ocean and 2009 South Pacific tsunamis.</w:t>
      </w:r>
      <w:r w:rsidR="006861F6" w:rsidRPr="006861F6">
        <w:t xml:space="preserve"> </w:t>
      </w:r>
      <w:r w:rsidR="006861F6" w:rsidRPr="006861F6">
        <w:rPr>
          <w:rFonts w:ascii="Times New Roman" w:hAnsi="Times New Roman" w:cs="Times New Roman"/>
          <w:i/>
          <w:iCs/>
          <w:sz w:val="24"/>
          <w:szCs w:val="24"/>
        </w:rPr>
        <w:t>Earth-Science Reviews</w:t>
      </w:r>
      <w:r w:rsidRPr="00770FE0">
        <w:rPr>
          <w:rFonts w:ascii="Times New Roman" w:hAnsi="Times New Roman" w:cs="Times New Roman"/>
          <w:sz w:val="24"/>
          <w:szCs w:val="24"/>
        </w:rPr>
        <w:t xml:space="preserve"> 107:76–90. </w:t>
      </w:r>
      <w:proofErr w:type="spellStart"/>
      <w:r w:rsidR="006861F6">
        <w:rPr>
          <w:rFonts w:ascii="Times New Roman" w:hAnsi="Times New Roman" w:cs="Times New Roman"/>
          <w:sz w:val="24"/>
          <w:szCs w:val="24"/>
        </w:rPr>
        <w:t>doi</w:t>
      </w:r>
      <w:proofErr w:type="spellEnd"/>
      <w:r w:rsidR="006861F6">
        <w:rPr>
          <w:rFonts w:ascii="Times New Roman" w:hAnsi="Times New Roman" w:cs="Times New Roman"/>
          <w:sz w:val="24"/>
          <w:szCs w:val="24"/>
        </w:rPr>
        <w:t xml:space="preserve">: </w:t>
      </w:r>
      <w:r w:rsidRPr="00770FE0">
        <w:rPr>
          <w:rFonts w:ascii="Times New Roman" w:hAnsi="Times New Roman" w:cs="Times New Roman"/>
          <w:sz w:val="24"/>
          <w:szCs w:val="24"/>
        </w:rPr>
        <w:t>https://doi.org/10.1016/j.earscirev.2010.12.006</w:t>
      </w:r>
      <w:r w:rsidR="006861F6">
        <w:rPr>
          <w:rFonts w:ascii="Times New Roman" w:hAnsi="Times New Roman" w:cs="Times New Roman"/>
          <w:sz w:val="24"/>
          <w:szCs w:val="24"/>
        </w:rPr>
        <w:t>.</w:t>
      </w:r>
    </w:p>
    <w:p w14:paraId="5BB7939D" w14:textId="41FF45F9"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Evans FGC</w:t>
      </w:r>
      <w:r w:rsidR="008E352B">
        <w:rPr>
          <w:rFonts w:ascii="Times New Roman" w:hAnsi="Times New Roman" w:cs="Times New Roman"/>
          <w:sz w:val="24"/>
          <w:szCs w:val="24"/>
        </w:rPr>
        <w:t>.</w:t>
      </w:r>
      <w:r w:rsidRPr="00770FE0">
        <w:rPr>
          <w:rFonts w:ascii="Times New Roman" w:hAnsi="Times New Roman" w:cs="Times New Roman"/>
          <w:sz w:val="24"/>
          <w:szCs w:val="24"/>
        </w:rPr>
        <w:t xml:space="preserve"> 1951</w:t>
      </w:r>
      <w:r w:rsidR="008E352B">
        <w:rPr>
          <w:rFonts w:ascii="Times New Roman" w:hAnsi="Times New Roman" w:cs="Times New Roman"/>
          <w:sz w:val="24"/>
          <w:szCs w:val="24"/>
        </w:rPr>
        <w:t>.</w:t>
      </w:r>
      <w:r w:rsidRPr="00770FE0">
        <w:rPr>
          <w:rFonts w:ascii="Times New Roman" w:hAnsi="Times New Roman" w:cs="Times New Roman"/>
          <w:sz w:val="24"/>
          <w:szCs w:val="24"/>
        </w:rPr>
        <w:t xml:space="preserve"> An Analysis of the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of </w:t>
      </w:r>
      <w:proofErr w:type="spellStart"/>
      <w:r w:rsidRPr="008E352B">
        <w:rPr>
          <w:rFonts w:ascii="Times New Roman" w:hAnsi="Times New Roman" w:cs="Times New Roman"/>
          <w:i/>
          <w:iCs/>
          <w:sz w:val="24"/>
          <w:szCs w:val="24"/>
        </w:rPr>
        <w:t>Lepidochitona</w:t>
      </w:r>
      <w:proofErr w:type="spellEnd"/>
      <w:r w:rsidRPr="008E352B">
        <w:rPr>
          <w:rFonts w:ascii="Times New Roman" w:hAnsi="Times New Roman" w:cs="Times New Roman"/>
          <w:i/>
          <w:iCs/>
          <w:sz w:val="24"/>
          <w:szCs w:val="24"/>
        </w:rPr>
        <w:t xml:space="preserve"> cinereus</w:t>
      </w:r>
      <w:r w:rsidRPr="00770FE0">
        <w:rPr>
          <w:rFonts w:ascii="Times New Roman" w:hAnsi="Times New Roman" w:cs="Times New Roman"/>
          <w:sz w:val="24"/>
          <w:szCs w:val="24"/>
        </w:rPr>
        <w:t xml:space="preserve"> in Response to Certain Physical Features of the Environment. </w:t>
      </w:r>
      <w:r w:rsidRPr="008E352B">
        <w:rPr>
          <w:rFonts w:ascii="Times New Roman" w:hAnsi="Times New Roman" w:cs="Times New Roman"/>
          <w:i/>
          <w:iCs/>
          <w:sz w:val="24"/>
          <w:szCs w:val="24"/>
        </w:rPr>
        <w:t>The Journal of Animal Ecology</w:t>
      </w:r>
      <w:r w:rsidRPr="00770FE0">
        <w:rPr>
          <w:rFonts w:ascii="Times New Roman" w:hAnsi="Times New Roman" w:cs="Times New Roman"/>
          <w:sz w:val="24"/>
          <w:szCs w:val="24"/>
        </w:rPr>
        <w:t xml:space="preserve"> 20:1. </w:t>
      </w:r>
      <w:proofErr w:type="spellStart"/>
      <w:r w:rsidR="008E352B">
        <w:rPr>
          <w:rFonts w:ascii="Times New Roman" w:hAnsi="Times New Roman" w:cs="Times New Roman"/>
          <w:sz w:val="24"/>
          <w:szCs w:val="24"/>
        </w:rPr>
        <w:t>doi</w:t>
      </w:r>
      <w:proofErr w:type="spellEnd"/>
      <w:r w:rsidR="008E352B">
        <w:rPr>
          <w:rFonts w:ascii="Times New Roman" w:hAnsi="Times New Roman" w:cs="Times New Roman"/>
          <w:sz w:val="24"/>
          <w:szCs w:val="24"/>
        </w:rPr>
        <w:t xml:space="preserve">: </w:t>
      </w:r>
      <w:r w:rsidRPr="00770FE0">
        <w:rPr>
          <w:rFonts w:ascii="Times New Roman" w:hAnsi="Times New Roman" w:cs="Times New Roman"/>
          <w:sz w:val="24"/>
          <w:szCs w:val="24"/>
        </w:rPr>
        <w:t>https://doi.org/10.2307/1640</w:t>
      </w:r>
      <w:r w:rsidR="008E352B">
        <w:rPr>
          <w:rFonts w:ascii="Times New Roman" w:hAnsi="Times New Roman" w:cs="Times New Roman"/>
          <w:sz w:val="24"/>
          <w:szCs w:val="24"/>
        </w:rPr>
        <w:t>.</w:t>
      </w:r>
    </w:p>
    <w:p w14:paraId="2CA6D4EA" w14:textId="25D7D58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Fulton FT</w:t>
      </w:r>
      <w:r w:rsidR="008E352B">
        <w:rPr>
          <w:rFonts w:ascii="Times New Roman" w:hAnsi="Times New Roman" w:cs="Times New Roman"/>
          <w:sz w:val="24"/>
          <w:szCs w:val="24"/>
        </w:rPr>
        <w:t>.</w:t>
      </w:r>
      <w:r w:rsidRPr="00770FE0">
        <w:rPr>
          <w:rFonts w:ascii="Times New Roman" w:hAnsi="Times New Roman" w:cs="Times New Roman"/>
          <w:sz w:val="24"/>
          <w:szCs w:val="24"/>
        </w:rPr>
        <w:t xml:space="preserve"> 1975</w:t>
      </w:r>
      <w:r w:rsidR="008E352B">
        <w:rPr>
          <w:rFonts w:ascii="Times New Roman" w:hAnsi="Times New Roman" w:cs="Times New Roman"/>
          <w:sz w:val="24"/>
          <w:szCs w:val="24"/>
        </w:rPr>
        <w:t>.</w:t>
      </w:r>
      <w:r w:rsidRPr="00770FE0">
        <w:rPr>
          <w:rFonts w:ascii="Times New Roman" w:hAnsi="Times New Roman" w:cs="Times New Roman"/>
          <w:sz w:val="24"/>
          <w:szCs w:val="24"/>
        </w:rPr>
        <w:t xml:space="preserve"> The Diet of the chiton </w:t>
      </w:r>
      <w:proofErr w:type="spellStart"/>
      <w:r w:rsidRPr="008E352B">
        <w:rPr>
          <w:rFonts w:ascii="Times New Roman" w:hAnsi="Times New Roman" w:cs="Times New Roman"/>
          <w:i/>
          <w:iCs/>
          <w:sz w:val="24"/>
          <w:szCs w:val="24"/>
        </w:rPr>
        <w:t>Mapolia</w:t>
      </w:r>
      <w:proofErr w:type="spellEnd"/>
      <w:r w:rsidRPr="008E352B">
        <w:rPr>
          <w:rFonts w:ascii="Times New Roman" w:hAnsi="Times New Roman" w:cs="Times New Roman"/>
          <w:i/>
          <w:iCs/>
          <w:sz w:val="24"/>
          <w:szCs w:val="24"/>
        </w:rPr>
        <w:t xml:space="preserve"> </w:t>
      </w:r>
      <w:proofErr w:type="spellStart"/>
      <w:r w:rsidRPr="008E352B">
        <w:rPr>
          <w:rFonts w:ascii="Times New Roman" w:hAnsi="Times New Roman" w:cs="Times New Roman"/>
          <w:i/>
          <w:iCs/>
          <w:sz w:val="24"/>
          <w:szCs w:val="24"/>
        </w:rPr>
        <w:t>lignosa</w:t>
      </w:r>
      <w:proofErr w:type="spellEnd"/>
      <w:r w:rsidRPr="00770FE0">
        <w:rPr>
          <w:rFonts w:ascii="Times New Roman" w:hAnsi="Times New Roman" w:cs="Times New Roman"/>
          <w:sz w:val="24"/>
          <w:szCs w:val="24"/>
        </w:rPr>
        <w:t xml:space="preserve"> (Gould, 1846) (Mollusca: Polyplacophora). </w:t>
      </w:r>
      <w:r w:rsidR="008E352B" w:rsidRPr="008E352B">
        <w:rPr>
          <w:rFonts w:ascii="Times New Roman" w:hAnsi="Times New Roman" w:cs="Times New Roman"/>
          <w:i/>
          <w:iCs/>
          <w:sz w:val="24"/>
          <w:szCs w:val="24"/>
        </w:rPr>
        <w:t>The</w:t>
      </w:r>
      <w:r w:rsidR="008E352B">
        <w:rPr>
          <w:rFonts w:ascii="Times New Roman" w:hAnsi="Times New Roman" w:cs="Times New Roman"/>
          <w:i/>
          <w:iCs/>
          <w:sz w:val="24"/>
          <w:szCs w:val="24"/>
        </w:rPr>
        <w:t xml:space="preserve"> </w:t>
      </w:r>
      <w:r w:rsidRPr="008E352B">
        <w:rPr>
          <w:rFonts w:ascii="Times New Roman" w:hAnsi="Times New Roman" w:cs="Times New Roman"/>
          <w:i/>
          <w:iCs/>
          <w:sz w:val="24"/>
          <w:szCs w:val="24"/>
        </w:rPr>
        <w:t>Veliger</w:t>
      </w:r>
      <w:r w:rsidRPr="00770FE0">
        <w:rPr>
          <w:rFonts w:ascii="Times New Roman" w:hAnsi="Times New Roman" w:cs="Times New Roman"/>
          <w:sz w:val="24"/>
          <w:szCs w:val="24"/>
        </w:rPr>
        <w:t xml:space="preserve"> 18:38–41</w:t>
      </w:r>
      <w:r w:rsidR="008E352B">
        <w:rPr>
          <w:rFonts w:ascii="Times New Roman" w:hAnsi="Times New Roman" w:cs="Times New Roman"/>
          <w:sz w:val="24"/>
          <w:szCs w:val="24"/>
        </w:rPr>
        <w:t>.</w:t>
      </w:r>
    </w:p>
    <w:p w14:paraId="1742D78C" w14:textId="49F9BAC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Gaines W, Fitzner R</w:t>
      </w:r>
      <w:r w:rsidR="009C5FD6">
        <w:rPr>
          <w:rFonts w:ascii="Times New Roman" w:hAnsi="Times New Roman" w:cs="Times New Roman"/>
          <w:sz w:val="24"/>
          <w:szCs w:val="24"/>
        </w:rPr>
        <w:t xml:space="preserve">. </w:t>
      </w:r>
      <w:r w:rsidRPr="00770FE0">
        <w:rPr>
          <w:rFonts w:ascii="Times New Roman" w:hAnsi="Times New Roman" w:cs="Times New Roman"/>
          <w:sz w:val="24"/>
          <w:szCs w:val="24"/>
        </w:rPr>
        <w:t>1987</w:t>
      </w:r>
      <w:r w:rsidR="009C5FD6">
        <w:rPr>
          <w:rFonts w:ascii="Times New Roman" w:hAnsi="Times New Roman" w:cs="Times New Roman"/>
          <w:sz w:val="24"/>
          <w:szCs w:val="24"/>
        </w:rPr>
        <w:t>.</w:t>
      </w:r>
      <w:r w:rsidRPr="00770FE0">
        <w:rPr>
          <w:rFonts w:ascii="Times New Roman" w:hAnsi="Times New Roman" w:cs="Times New Roman"/>
          <w:sz w:val="24"/>
          <w:szCs w:val="24"/>
        </w:rPr>
        <w:t xml:space="preserve"> Winter diet of the harlequin duck at Sequim Bay, Puget Sound, Washington. </w:t>
      </w:r>
      <w:r w:rsidRPr="009C5FD6">
        <w:rPr>
          <w:rFonts w:ascii="Times New Roman" w:hAnsi="Times New Roman" w:cs="Times New Roman"/>
          <w:i/>
          <w:iCs/>
          <w:sz w:val="24"/>
          <w:szCs w:val="24"/>
        </w:rPr>
        <w:t>Northwest Science</w:t>
      </w:r>
      <w:r w:rsidRPr="00770FE0">
        <w:rPr>
          <w:rFonts w:ascii="Times New Roman" w:hAnsi="Times New Roman" w:cs="Times New Roman"/>
          <w:sz w:val="24"/>
          <w:szCs w:val="24"/>
        </w:rPr>
        <w:t xml:space="preserve"> 61:213–215</w:t>
      </w:r>
      <w:r w:rsidR="009C5FD6">
        <w:rPr>
          <w:rFonts w:ascii="Times New Roman" w:hAnsi="Times New Roman" w:cs="Times New Roman"/>
          <w:sz w:val="24"/>
          <w:szCs w:val="24"/>
        </w:rPr>
        <w:t>.</w:t>
      </w:r>
    </w:p>
    <w:p w14:paraId="7A53D4B9" w14:textId="3B2F306C" w:rsidR="00232C9D" w:rsidRPr="00A331EF"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Glynn PW</w:t>
      </w:r>
      <w:r w:rsidR="009C5FD6">
        <w:rPr>
          <w:rFonts w:ascii="Times New Roman" w:hAnsi="Times New Roman" w:cs="Times New Roman"/>
          <w:sz w:val="24"/>
          <w:szCs w:val="24"/>
        </w:rPr>
        <w:t>.</w:t>
      </w:r>
      <w:r w:rsidRPr="00770FE0">
        <w:rPr>
          <w:rFonts w:ascii="Times New Roman" w:hAnsi="Times New Roman" w:cs="Times New Roman"/>
          <w:sz w:val="24"/>
          <w:szCs w:val="24"/>
        </w:rPr>
        <w:t xml:space="preserve"> 1970</w:t>
      </w:r>
      <w:r w:rsidR="009C5FD6">
        <w:rPr>
          <w:rFonts w:ascii="Times New Roman" w:hAnsi="Times New Roman" w:cs="Times New Roman"/>
          <w:sz w:val="24"/>
          <w:szCs w:val="24"/>
        </w:rPr>
        <w:t>.</w:t>
      </w:r>
      <w:r w:rsidRPr="00770FE0">
        <w:rPr>
          <w:rFonts w:ascii="Times New Roman" w:hAnsi="Times New Roman" w:cs="Times New Roman"/>
          <w:sz w:val="24"/>
          <w:szCs w:val="24"/>
        </w:rPr>
        <w:t xml:space="preserve"> On the ecology of the Caribbean chitons </w:t>
      </w:r>
      <w:r w:rsidRPr="009C5FD6">
        <w:rPr>
          <w:rFonts w:ascii="Times New Roman" w:hAnsi="Times New Roman" w:cs="Times New Roman"/>
          <w:i/>
          <w:iCs/>
          <w:sz w:val="24"/>
          <w:szCs w:val="24"/>
        </w:rPr>
        <w:t xml:space="preserve">Acanthopleura </w:t>
      </w:r>
      <w:proofErr w:type="spellStart"/>
      <w:r w:rsidRPr="009C5FD6">
        <w:rPr>
          <w:rFonts w:ascii="Times New Roman" w:hAnsi="Times New Roman" w:cs="Times New Roman"/>
          <w:i/>
          <w:iCs/>
          <w:sz w:val="24"/>
          <w:szCs w:val="24"/>
        </w:rPr>
        <w:t>granulata</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Gmelin</w:t>
      </w:r>
      <w:proofErr w:type="spellEnd"/>
      <w:r w:rsidRPr="00770FE0">
        <w:rPr>
          <w:rFonts w:ascii="Times New Roman" w:hAnsi="Times New Roman" w:cs="Times New Roman"/>
          <w:sz w:val="24"/>
          <w:szCs w:val="24"/>
        </w:rPr>
        <w:t xml:space="preserve"> and </w:t>
      </w:r>
      <w:r w:rsidRPr="009C5FD6">
        <w:rPr>
          <w:rFonts w:ascii="Times New Roman" w:hAnsi="Times New Roman" w:cs="Times New Roman"/>
          <w:i/>
          <w:iCs/>
          <w:sz w:val="24"/>
          <w:szCs w:val="24"/>
        </w:rPr>
        <w:t>Chiton tuberculatus</w:t>
      </w:r>
      <w:r w:rsidRPr="00770FE0">
        <w:rPr>
          <w:rFonts w:ascii="Times New Roman" w:hAnsi="Times New Roman" w:cs="Times New Roman"/>
          <w:sz w:val="24"/>
          <w:szCs w:val="24"/>
        </w:rPr>
        <w:t xml:space="preserve"> Linné: density, mortality, feeding, reproduction, and growth. </w:t>
      </w:r>
      <w:r w:rsidR="009C5FD6" w:rsidRPr="00A331EF">
        <w:rPr>
          <w:rFonts w:ascii="Times New Roman" w:hAnsi="Times New Roman" w:cs="Times New Roman"/>
          <w:i/>
          <w:iCs/>
          <w:sz w:val="24"/>
          <w:szCs w:val="24"/>
        </w:rPr>
        <w:t>Smithsonian Contributions to Zoology</w:t>
      </w:r>
      <w:r w:rsidR="009C5FD6" w:rsidRPr="00A331EF">
        <w:rPr>
          <w:rFonts w:ascii="Times New Roman" w:hAnsi="Times New Roman" w:cs="Times New Roman"/>
          <w:sz w:val="24"/>
          <w:szCs w:val="24"/>
        </w:rPr>
        <w:t xml:space="preserve"> </w:t>
      </w:r>
      <w:r w:rsidRPr="00A331EF">
        <w:rPr>
          <w:rFonts w:ascii="Times New Roman" w:hAnsi="Times New Roman" w:cs="Times New Roman"/>
          <w:sz w:val="24"/>
          <w:szCs w:val="24"/>
        </w:rPr>
        <w:t>66:1–21.</w:t>
      </w:r>
      <w:r w:rsidR="009C5FD6" w:rsidRPr="00A331EF">
        <w:rPr>
          <w:rFonts w:ascii="Times New Roman" w:hAnsi="Times New Roman" w:cs="Times New Roman"/>
          <w:sz w:val="24"/>
          <w:szCs w:val="24"/>
        </w:rPr>
        <w:t xml:space="preserve"> </w:t>
      </w:r>
      <w:proofErr w:type="spellStart"/>
      <w:r w:rsidR="009C5FD6" w:rsidRPr="00A331EF">
        <w:rPr>
          <w:rFonts w:ascii="Times New Roman" w:hAnsi="Times New Roman" w:cs="Times New Roman"/>
          <w:sz w:val="24"/>
          <w:szCs w:val="24"/>
        </w:rPr>
        <w:t>doi</w:t>
      </w:r>
      <w:proofErr w:type="spellEnd"/>
      <w:r w:rsidR="009C5FD6" w:rsidRPr="00A331EF">
        <w:rPr>
          <w:rFonts w:ascii="Times New Roman" w:hAnsi="Times New Roman" w:cs="Times New Roman"/>
          <w:sz w:val="24"/>
          <w:szCs w:val="24"/>
        </w:rPr>
        <w:t>:</w:t>
      </w:r>
      <w:r w:rsidRPr="00A331EF">
        <w:rPr>
          <w:rFonts w:ascii="Times New Roman" w:hAnsi="Times New Roman" w:cs="Times New Roman"/>
          <w:sz w:val="24"/>
          <w:szCs w:val="24"/>
        </w:rPr>
        <w:t xml:space="preserve"> https://doi.org/10.5479/si.00810282.66.</w:t>
      </w:r>
    </w:p>
    <w:p w14:paraId="7D14A641" w14:textId="0F743CB8" w:rsidR="00232C9D" w:rsidRPr="00A331EF"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A331EF">
        <w:rPr>
          <w:rFonts w:ascii="Times New Roman" w:hAnsi="Times New Roman" w:cs="Times New Roman"/>
          <w:sz w:val="24"/>
          <w:szCs w:val="24"/>
        </w:rPr>
        <w:t>Gomes JAJ</w:t>
      </w:r>
      <w:r w:rsidR="009C5FD6" w:rsidRPr="00A331EF">
        <w:rPr>
          <w:rFonts w:ascii="Times New Roman" w:hAnsi="Times New Roman" w:cs="Times New Roman"/>
          <w:sz w:val="24"/>
          <w:szCs w:val="24"/>
        </w:rPr>
        <w:t xml:space="preserve">. </w:t>
      </w:r>
      <w:r w:rsidRPr="00A331EF">
        <w:rPr>
          <w:rFonts w:ascii="Times New Roman" w:hAnsi="Times New Roman" w:cs="Times New Roman"/>
          <w:sz w:val="24"/>
          <w:szCs w:val="24"/>
        </w:rPr>
        <w:t>2015</w:t>
      </w:r>
      <w:r w:rsidR="009C5FD6" w:rsidRPr="00A331EF">
        <w:rPr>
          <w:rFonts w:ascii="Times New Roman" w:hAnsi="Times New Roman" w:cs="Times New Roman"/>
          <w:sz w:val="24"/>
          <w:szCs w:val="24"/>
        </w:rPr>
        <w:t>.</w:t>
      </w:r>
      <w:r w:rsidRPr="00A331EF">
        <w:rPr>
          <w:rFonts w:ascii="Times New Roman" w:hAnsi="Times New Roman" w:cs="Times New Roman"/>
          <w:sz w:val="24"/>
          <w:szCs w:val="24"/>
        </w:rPr>
        <w:t xml:space="preserve"> </w:t>
      </w:r>
      <w:r w:rsidRPr="00770FE0">
        <w:rPr>
          <w:rFonts w:ascii="Times New Roman" w:hAnsi="Times New Roman" w:cs="Times New Roman"/>
          <w:sz w:val="24"/>
          <w:szCs w:val="24"/>
          <w:lang w:val="pt-BR"/>
        </w:rPr>
        <w:t xml:space="preserve">Revisão taxonômica do gênero </w:t>
      </w:r>
      <w:proofErr w:type="spellStart"/>
      <w:r w:rsidRPr="009C5FD6">
        <w:rPr>
          <w:rFonts w:ascii="Times New Roman" w:hAnsi="Times New Roman" w:cs="Times New Roman"/>
          <w:i/>
          <w:iCs/>
          <w:sz w:val="24"/>
          <w:szCs w:val="24"/>
          <w:lang w:val="pt-BR"/>
        </w:rPr>
        <w:t>Ischnoplax</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Chitonoidea</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Callistoplacidae</w:t>
      </w:r>
      <w:proofErr w:type="spellEnd"/>
      <w:r w:rsidRPr="00770FE0">
        <w:rPr>
          <w:rFonts w:ascii="Times New Roman" w:hAnsi="Times New Roman" w:cs="Times New Roman"/>
          <w:sz w:val="24"/>
          <w:szCs w:val="24"/>
          <w:lang w:val="pt-BR"/>
        </w:rPr>
        <w:t xml:space="preserve">) do Atlântico Oeste. </w:t>
      </w:r>
      <w:proofErr w:type="spellStart"/>
      <w:r w:rsidR="009C5FD6" w:rsidRPr="00A331EF">
        <w:rPr>
          <w:rFonts w:ascii="Times New Roman" w:hAnsi="Times New Roman" w:cs="Times New Roman"/>
          <w:sz w:val="24"/>
          <w:szCs w:val="24"/>
          <w:lang w:val="pt-BR"/>
        </w:rPr>
        <w:t>Unpublished</w:t>
      </w:r>
      <w:proofErr w:type="spellEnd"/>
      <w:r w:rsidR="009C5FD6" w:rsidRPr="00A331EF">
        <w:rPr>
          <w:rFonts w:ascii="Times New Roman" w:hAnsi="Times New Roman" w:cs="Times New Roman"/>
          <w:sz w:val="24"/>
          <w:szCs w:val="24"/>
          <w:lang w:val="pt-BR"/>
        </w:rPr>
        <w:t xml:space="preserve"> PhD </w:t>
      </w:r>
      <w:proofErr w:type="spellStart"/>
      <w:r w:rsidR="009C5FD6" w:rsidRPr="00A331EF">
        <w:rPr>
          <w:rFonts w:ascii="Times New Roman" w:hAnsi="Times New Roman" w:cs="Times New Roman"/>
          <w:sz w:val="24"/>
          <w:szCs w:val="24"/>
          <w:lang w:val="pt-BR"/>
        </w:rPr>
        <w:t>Thesis</w:t>
      </w:r>
      <w:proofErr w:type="spellEnd"/>
      <w:r w:rsidR="009C5FD6"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Universidade de São Paulo</w:t>
      </w:r>
      <w:r w:rsidR="009C5FD6" w:rsidRPr="00A331EF">
        <w:rPr>
          <w:rFonts w:ascii="Times New Roman" w:hAnsi="Times New Roman" w:cs="Times New Roman"/>
          <w:sz w:val="24"/>
          <w:szCs w:val="24"/>
          <w:lang w:val="pt-BR"/>
        </w:rPr>
        <w:t>, Brasil. 130 pp.</w:t>
      </w:r>
    </w:p>
    <w:p w14:paraId="1C3AFEEE" w14:textId="0AB18346"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A331EF">
        <w:rPr>
          <w:rFonts w:ascii="Times New Roman" w:hAnsi="Times New Roman" w:cs="Times New Roman"/>
          <w:sz w:val="24"/>
          <w:szCs w:val="24"/>
          <w:lang w:val="pt-BR"/>
        </w:rPr>
        <w:t>Grayson JE, Chapman MG</w:t>
      </w:r>
      <w:r w:rsidR="001523D0" w:rsidRPr="00A331EF">
        <w:rPr>
          <w:rFonts w:ascii="Times New Roman" w:hAnsi="Times New Roman" w:cs="Times New Roman"/>
          <w:sz w:val="24"/>
          <w:szCs w:val="24"/>
          <w:lang w:val="pt-BR"/>
        </w:rPr>
        <w:t xml:space="preserve">. </w:t>
      </w:r>
      <w:r w:rsidRPr="00A331EF">
        <w:rPr>
          <w:rFonts w:ascii="Times New Roman" w:hAnsi="Times New Roman" w:cs="Times New Roman"/>
          <w:sz w:val="24"/>
          <w:szCs w:val="24"/>
          <w:lang w:val="pt-BR"/>
        </w:rPr>
        <w:t>2004</w:t>
      </w:r>
      <w:r w:rsidR="001523D0"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Patterns of distribution and abundance of chitons of the genus </w:t>
      </w:r>
      <w:proofErr w:type="spellStart"/>
      <w:r w:rsidRPr="001523D0">
        <w:rPr>
          <w:rFonts w:ascii="Times New Roman" w:hAnsi="Times New Roman" w:cs="Times New Roman"/>
          <w:i/>
          <w:iCs/>
          <w:sz w:val="24"/>
          <w:szCs w:val="24"/>
        </w:rPr>
        <w:t>Ischnochiton</w:t>
      </w:r>
      <w:proofErr w:type="spellEnd"/>
      <w:r w:rsidRPr="00770FE0">
        <w:rPr>
          <w:rFonts w:ascii="Times New Roman" w:hAnsi="Times New Roman" w:cs="Times New Roman"/>
          <w:sz w:val="24"/>
          <w:szCs w:val="24"/>
        </w:rPr>
        <w:t xml:space="preserve"> in intertidal boulder fields. </w:t>
      </w:r>
      <w:r w:rsidRPr="001523D0">
        <w:rPr>
          <w:rFonts w:ascii="Times New Roman" w:hAnsi="Times New Roman" w:cs="Times New Roman"/>
          <w:i/>
          <w:iCs/>
          <w:sz w:val="24"/>
          <w:szCs w:val="24"/>
        </w:rPr>
        <w:t>Austral Ecol</w:t>
      </w:r>
      <w:r w:rsidR="001523D0" w:rsidRPr="001523D0">
        <w:rPr>
          <w:rFonts w:ascii="Times New Roman" w:hAnsi="Times New Roman" w:cs="Times New Roman"/>
          <w:i/>
          <w:iCs/>
          <w:sz w:val="24"/>
          <w:szCs w:val="24"/>
        </w:rPr>
        <w:t>ogy</w:t>
      </w:r>
      <w:r w:rsidRPr="00770FE0">
        <w:rPr>
          <w:rFonts w:ascii="Times New Roman" w:hAnsi="Times New Roman" w:cs="Times New Roman"/>
          <w:sz w:val="24"/>
          <w:szCs w:val="24"/>
        </w:rPr>
        <w:t xml:space="preserve"> 29:363–373. </w:t>
      </w:r>
      <w:proofErr w:type="spellStart"/>
      <w:r w:rsidR="001523D0">
        <w:rPr>
          <w:rFonts w:ascii="Times New Roman" w:hAnsi="Times New Roman" w:cs="Times New Roman"/>
          <w:sz w:val="24"/>
          <w:szCs w:val="24"/>
        </w:rPr>
        <w:t>doi</w:t>
      </w:r>
      <w:proofErr w:type="spellEnd"/>
      <w:r w:rsidR="001523D0">
        <w:rPr>
          <w:rFonts w:ascii="Times New Roman" w:hAnsi="Times New Roman" w:cs="Times New Roman"/>
          <w:sz w:val="24"/>
          <w:szCs w:val="24"/>
        </w:rPr>
        <w:t xml:space="preserve">: </w:t>
      </w:r>
      <w:r w:rsidRPr="00770FE0">
        <w:rPr>
          <w:rFonts w:ascii="Times New Roman" w:hAnsi="Times New Roman" w:cs="Times New Roman"/>
          <w:sz w:val="24"/>
          <w:szCs w:val="24"/>
        </w:rPr>
        <w:t>https://doi.org/10.1111/j.1442-9993.2004.01375.x</w:t>
      </w:r>
      <w:r w:rsidR="001523D0">
        <w:rPr>
          <w:rFonts w:ascii="Times New Roman" w:hAnsi="Times New Roman" w:cs="Times New Roman"/>
          <w:sz w:val="24"/>
          <w:szCs w:val="24"/>
        </w:rPr>
        <w:t>.</w:t>
      </w:r>
    </w:p>
    <w:p w14:paraId="1E52B8EB" w14:textId="27502E7A"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Grisley MS, Boyle PR, Pierce GJ, Key LN</w:t>
      </w:r>
      <w:r w:rsidR="00A331EF">
        <w:rPr>
          <w:rFonts w:ascii="Times New Roman" w:hAnsi="Times New Roman" w:cs="Times New Roman"/>
          <w:sz w:val="24"/>
          <w:szCs w:val="24"/>
        </w:rPr>
        <w:t xml:space="preserve">. </w:t>
      </w:r>
      <w:r w:rsidRPr="00770FE0">
        <w:rPr>
          <w:rFonts w:ascii="Times New Roman" w:hAnsi="Times New Roman" w:cs="Times New Roman"/>
          <w:sz w:val="24"/>
          <w:szCs w:val="24"/>
        </w:rPr>
        <w:t>1999</w:t>
      </w:r>
      <w:r w:rsidR="00A331EF">
        <w:rPr>
          <w:rFonts w:ascii="Times New Roman" w:hAnsi="Times New Roman" w:cs="Times New Roman"/>
          <w:sz w:val="24"/>
          <w:szCs w:val="24"/>
        </w:rPr>
        <w:t>.</w:t>
      </w:r>
      <w:r w:rsidRPr="00770FE0">
        <w:rPr>
          <w:rFonts w:ascii="Times New Roman" w:hAnsi="Times New Roman" w:cs="Times New Roman"/>
          <w:sz w:val="24"/>
          <w:szCs w:val="24"/>
        </w:rPr>
        <w:t xml:space="preserve"> Factors affecting prey handling in lesser octopus (</w:t>
      </w:r>
      <w:proofErr w:type="spellStart"/>
      <w:r w:rsidRPr="00A331EF">
        <w:rPr>
          <w:rFonts w:ascii="Times New Roman" w:hAnsi="Times New Roman" w:cs="Times New Roman"/>
          <w:i/>
          <w:iCs/>
          <w:sz w:val="24"/>
          <w:szCs w:val="24"/>
        </w:rPr>
        <w:t>Eledone</w:t>
      </w:r>
      <w:proofErr w:type="spellEnd"/>
      <w:r w:rsidRPr="00A331EF">
        <w:rPr>
          <w:rFonts w:ascii="Times New Roman" w:hAnsi="Times New Roman" w:cs="Times New Roman"/>
          <w:i/>
          <w:iCs/>
          <w:sz w:val="24"/>
          <w:szCs w:val="24"/>
        </w:rPr>
        <w:t xml:space="preserve"> </w:t>
      </w:r>
      <w:proofErr w:type="spellStart"/>
      <w:r w:rsidRPr="00A331EF">
        <w:rPr>
          <w:rFonts w:ascii="Times New Roman" w:hAnsi="Times New Roman" w:cs="Times New Roman"/>
          <w:i/>
          <w:iCs/>
          <w:sz w:val="24"/>
          <w:szCs w:val="24"/>
        </w:rPr>
        <w:t>cirrhosa</w:t>
      </w:r>
      <w:proofErr w:type="spellEnd"/>
      <w:r w:rsidRPr="00770FE0">
        <w:rPr>
          <w:rFonts w:ascii="Times New Roman" w:hAnsi="Times New Roman" w:cs="Times New Roman"/>
          <w:sz w:val="24"/>
          <w:szCs w:val="24"/>
        </w:rPr>
        <w:t>) feeding on crabs (</w:t>
      </w:r>
      <w:proofErr w:type="spellStart"/>
      <w:r w:rsidRPr="00A331EF">
        <w:rPr>
          <w:rFonts w:ascii="Times New Roman" w:hAnsi="Times New Roman" w:cs="Times New Roman"/>
          <w:i/>
          <w:iCs/>
          <w:sz w:val="24"/>
          <w:szCs w:val="24"/>
        </w:rPr>
        <w:t>Carcinus</w:t>
      </w:r>
      <w:proofErr w:type="spellEnd"/>
      <w:r w:rsidRPr="00A331EF">
        <w:rPr>
          <w:rFonts w:ascii="Times New Roman" w:hAnsi="Times New Roman" w:cs="Times New Roman"/>
          <w:i/>
          <w:iCs/>
          <w:sz w:val="24"/>
          <w:szCs w:val="24"/>
        </w:rPr>
        <w:t xml:space="preserve"> </w:t>
      </w:r>
      <w:proofErr w:type="spellStart"/>
      <w:r w:rsidRPr="00A331EF">
        <w:rPr>
          <w:rFonts w:ascii="Times New Roman" w:hAnsi="Times New Roman" w:cs="Times New Roman"/>
          <w:i/>
          <w:iCs/>
          <w:sz w:val="24"/>
          <w:szCs w:val="24"/>
        </w:rPr>
        <w:t>maenas</w:t>
      </w:r>
      <w:proofErr w:type="spellEnd"/>
      <w:r w:rsidRPr="00770FE0">
        <w:rPr>
          <w:rFonts w:ascii="Times New Roman" w:hAnsi="Times New Roman" w:cs="Times New Roman"/>
          <w:sz w:val="24"/>
          <w:szCs w:val="24"/>
        </w:rPr>
        <w:t xml:space="preserve">). </w:t>
      </w:r>
      <w:r w:rsidRPr="00A331EF">
        <w:rPr>
          <w:rFonts w:ascii="Times New Roman" w:hAnsi="Times New Roman" w:cs="Times New Roman"/>
          <w:i/>
          <w:iCs/>
          <w:sz w:val="24"/>
          <w:szCs w:val="24"/>
        </w:rPr>
        <w:t>Journal of the Marine Biological Association of the United Kingdom</w:t>
      </w:r>
      <w:r w:rsidRPr="00770FE0">
        <w:rPr>
          <w:rFonts w:ascii="Times New Roman" w:hAnsi="Times New Roman" w:cs="Times New Roman"/>
          <w:sz w:val="24"/>
          <w:szCs w:val="24"/>
        </w:rPr>
        <w:t xml:space="preserve"> 79:1085–1090. </w:t>
      </w:r>
      <w:proofErr w:type="spellStart"/>
      <w:r w:rsidR="00A331EF">
        <w:rPr>
          <w:rFonts w:ascii="Times New Roman" w:hAnsi="Times New Roman" w:cs="Times New Roman"/>
          <w:sz w:val="24"/>
          <w:szCs w:val="24"/>
        </w:rPr>
        <w:t>doi</w:t>
      </w:r>
      <w:proofErr w:type="spellEnd"/>
      <w:r w:rsidR="00A331EF">
        <w:rPr>
          <w:rFonts w:ascii="Times New Roman" w:hAnsi="Times New Roman" w:cs="Times New Roman"/>
          <w:sz w:val="24"/>
          <w:szCs w:val="24"/>
        </w:rPr>
        <w:t xml:space="preserve">: </w:t>
      </w:r>
      <w:r w:rsidRPr="00770FE0">
        <w:rPr>
          <w:rFonts w:ascii="Times New Roman" w:hAnsi="Times New Roman" w:cs="Times New Roman"/>
          <w:sz w:val="24"/>
          <w:szCs w:val="24"/>
        </w:rPr>
        <w:t>https://doi.org/10.1017/S0025315499001332</w:t>
      </w:r>
      <w:r w:rsidR="00A331EF">
        <w:rPr>
          <w:rFonts w:ascii="Times New Roman" w:hAnsi="Times New Roman" w:cs="Times New Roman"/>
          <w:sz w:val="24"/>
          <w:szCs w:val="24"/>
        </w:rPr>
        <w:t>.</w:t>
      </w:r>
    </w:p>
    <w:p w14:paraId="668CDBA5" w14:textId="596EDDC3" w:rsidR="00232C9D" w:rsidRPr="00A331EF"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proofErr w:type="spellStart"/>
      <w:r w:rsidRPr="00A331EF">
        <w:rPr>
          <w:rFonts w:ascii="Times New Roman" w:hAnsi="Times New Roman" w:cs="Times New Roman"/>
          <w:sz w:val="24"/>
          <w:szCs w:val="24"/>
          <w:lang w:val="pt-BR"/>
        </w:rPr>
        <w:t>Guo</w:t>
      </w:r>
      <w:proofErr w:type="spellEnd"/>
      <w:r w:rsidRPr="00A331EF">
        <w:rPr>
          <w:rFonts w:ascii="Times New Roman" w:hAnsi="Times New Roman" w:cs="Times New Roman"/>
          <w:sz w:val="24"/>
          <w:szCs w:val="24"/>
          <w:lang w:val="pt-BR"/>
        </w:rPr>
        <w:t xml:space="preserve"> P, Li C, Liu J, </w:t>
      </w:r>
      <w:proofErr w:type="spellStart"/>
      <w:r w:rsidRPr="00A331EF">
        <w:rPr>
          <w:rFonts w:ascii="Times New Roman" w:hAnsi="Times New Roman" w:cs="Times New Roman"/>
          <w:sz w:val="24"/>
          <w:szCs w:val="24"/>
          <w:lang w:val="pt-BR"/>
        </w:rPr>
        <w:t>Chai</w:t>
      </w:r>
      <w:proofErr w:type="spellEnd"/>
      <w:r w:rsidRPr="00A331EF">
        <w:rPr>
          <w:rFonts w:ascii="Times New Roman" w:hAnsi="Times New Roman" w:cs="Times New Roman"/>
          <w:sz w:val="24"/>
          <w:szCs w:val="24"/>
          <w:lang w:val="pt-BR"/>
        </w:rPr>
        <w:t xml:space="preserve"> B</w:t>
      </w:r>
      <w:r w:rsidR="00A331EF">
        <w:rPr>
          <w:rFonts w:ascii="Times New Roman" w:hAnsi="Times New Roman" w:cs="Times New Roman"/>
          <w:sz w:val="24"/>
          <w:szCs w:val="24"/>
          <w:lang w:val="pt-BR"/>
        </w:rPr>
        <w:t xml:space="preserve">. </w:t>
      </w:r>
      <w:r w:rsidRPr="00A331EF">
        <w:rPr>
          <w:rFonts w:ascii="Times New Roman" w:hAnsi="Times New Roman" w:cs="Times New Roman"/>
          <w:sz w:val="24"/>
          <w:szCs w:val="24"/>
          <w:lang w:val="pt-BR"/>
        </w:rPr>
        <w:t>2023</w:t>
      </w:r>
      <w:r w:rsidR="00A331EF"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Predation has a significant impact on the complexity and stability of microbial food webs in subalpine lakes. </w:t>
      </w:r>
      <w:proofErr w:type="spellStart"/>
      <w:r w:rsidRPr="00A331EF">
        <w:rPr>
          <w:rFonts w:ascii="Times New Roman" w:hAnsi="Times New Roman" w:cs="Times New Roman"/>
          <w:i/>
          <w:iCs/>
          <w:sz w:val="24"/>
          <w:szCs w:val="24"/>
          <w:lang w:val="pt-BR"/>
        </w:rPr>
        <w:t>Microbiology</w:t>
      </w:r>
      <w:proofErr w:type="spellEnd"/>
      <w:r w:rsidRPr="00A331EF">
        <w:rPr>
          <w:rFonts w:ascii="Times New Roman" w:hAnsi="Times New Roman" w:cs="Times New Roman"/>
          <w:i/>
          <w:iCs/>
          <w:sz w:val="24"/>
          <w:szCs w:val="24"/>
          <w:lang w:val="pt-BR"/>
        </w:rPr>
        <w:t xml:space="preserve"> Spectrum</w:t>
      </w:r>
      <w:r w:rsidRPr="00A331EF">
        <w:rPr>
          <w:rFonts w:ascii="Times New Roman" w:hAnsi="Times New Roman" w:cs="Times New Roman"/>
          <w:sz w:val="24"/>
          <w:szCs w:val="24"/>
          <w:lang w:val="pt-BR"/>
        </w:rPr>
        <w:t xml:space="preserve"> 11:e02411-23. </w:t>
      </w:r>
      <w:proofErr w:type="spellStart"/>
      <w:r w:rsidR="00A331EF" w:rsidRPr="00A331EF">
        <w:rPr>
          <w:rFonts w:ascii="Times New Roman" w:hAnsi="Times New Roman" w:cs="Times New Roman"/>
          <w:sz w:val="24"/>
          <w:szCs w:val="24"/>
          <w:lang w:val="pt-BR"/>
        </w:rPr>
        <w:t>doi</w:t>
      </w:r>
      <w:proofErr w:type="spellEnd"/>
      <w:r w:rsidR="00A331EF" w:rsidRPr="00A331EF">
        <w:rPr>
          <w:rFonts w:ascii="Times New Roman" w:hAnsi="Times New Roman" w:cs="Times New Roman"/>
          <w:sz w:val="24"/>
          <w:szCs w:val="24"/>
          <w:lang w:val="pt-BR"/>
        </w:rPr>
        <w:t xml:space="preserve">: </w:t>
      </w:r>
      <w:r w:rsidRPr="00A331EF">
        <w:rPr>
          <w:rFonts w:ascii="Times New Roman" w:hAnsi="Times New Roman" w:cs="Times New Roman"/>
          <w:sz w:val="24"/>
          <w:szCs w:val="24"/>
          <w:lang w:val="pt-BR"/>
        </w:rPr>
        <w:t>https://doi.org/10.1128/spectrum.02411-23</w:t>
      </w:r>
      <w:r w:rsidR="00A331EF" w:rsidRPr="00A331EF">
        <w:rPr>
          <w:rFonts w:ascii="Times New Roman" w:hAnsi="Times New Roman" w:cs="Times New Roman"/>
          <w:sz w:val="24"/>
          <w:szCs w:val="24"/>
          <w:lang w:val="pt-BR"/>
        </w:rPr>
        <w:t>.</w:t>
      </w:r>
    </w:p>
    <w:p w14:paraId="44D345B2" w14:textId="13222834"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A331EF">
        <w:rPr>
          <w:rFonts w:ascii="Times New Roman" w:hAnsi="Times New Roman" w:cs="Times New Roman"/>
          <w:sz w:val="24"/>
          <w:szCs w:val="24"/>
          <w:lang w:val="pt-BR"/>
        </w:rPr>
        <w:t>Gushima</w:t>
      </w:r>
      <w:proofErr w:type="spellEnd"/>
      <w:r w:rsidRPr="00A331EF">
        <w:rPr>
          <w:rFonts w:ascii="Times New Roman" w:hAnsi="Times New Roman" w:cs="Times New Roman"/>
          <w:sz w:val="24"/>
          <w:szCs w:val="24"/>
          <w:lang w:val="pt-BR"/>
        </w:rPr>
        <w:t xml:space="preserve"> K, </w:t>
      </w:r>
      <w:proofErr w:type="spellStart"/>
      <w:r w:rsidRPr="00A331EF">
        <w:rPr>
          <w:rFonts w:ascii="Times New Roman" w:hAnsi="Times New Roman" w:cs="Times New Roman"/>
          <w:sz w:val="24"/>
          <w:szCs w:val="24"/>
          <w:lang w:val="pt-BR"/>
        </w:rPr>
        <w:t>Hazumi</w:t>
      </w:r>
      <w:proofErr w:type="spellEnd"/>
      <w:r w:rsidRPr="00A331EF">
        <w:rPr>
          <w:rFonts w:ascii="Times New Roman" w:hAnsi="Times New Roman" w:cs="Times New Roman"/>
          <w:sz w:val="24"/>
          <w:szCs w:val="24"/>
          <w:lang w:val="pt-BR"/>
        </w:rPr>
        <w:t xml:space="preserve"> Y, Kakuta S</w:t>
      </w:r>
      <w:r w:rsidR="00A331EF">
        <w:rPr>
          <w:rFonts w:ascii="Times New Roman" w:hAnsi="Times New Roman" w:cs="Times New Roman"/>
          <w:sz w:val="24"/>
          <w:szCs w:val="24"/>
          <w:lang w:val="pt-BR"/>
        </w:rPr>
        <w:t xml:space="preserve">. </w:t>
      </w:r>
      <w:r w:rsidRPr="00A331EF">
        <w:rPr>
          <w:rFonts w:ascii="Times New Roman" w:hAnsi="Times New Roman" w:cs="Times New Roman"/>
          <w:sz w:val="24"/>
          <w:szCs w:val="24"/>
          <w:lang w:val="pt-BR"/>
        </w:rPr>
        <w:t>1991</w:t>
      </w:r>
      <w:r w:rsidR="00A331EF" w:rsidRPr="00A331EF">
        <w:rPr>
          <w:rFonts w:ascii="Times New Roman" w:hAnsi="Times New Roman" w:cs="Times New Roman"/>
          <w:sz w:val="24"/>
          <w:szCs w:val="24"/>
          <w:lang w:val="pt-BR"/>
        </w:rPr>
        <w:t>.</w:t>
      </w:r>
      <w:r w:rsidRPr="00A331EF">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Growth-Related Changes in Diet and Foraging Behavior of the Yellow Wrasse </w:t>
      </w:r>
      <w:proofErr w:type="spellStart"/>
      <w:r w:rsidRPr="00A331EF">
        <w:rPr>
          <w:rFonts w:ascii="Times New Roman" w:hAnsi="Times New Roman" w:cs="Times New Roman"/>
          <w:i/>
          <w:iCs/>
          <w:sz w:val="24"/>
          <w:szCs w:val="24"/>
        </w:rPr>
        <w:t>Thalassoma</w:t>
      </w:r>
      <w:proofErr w:type="spellEnd"/>
      <w:r w:rsidRPr="00A331EF">
        <w:rPr>
          <w:rFonts w:ascii="Times New Roman" w:hAnsi="Times New Roman" w:cs="Times New Roman"/>
          <w:i/>
          <w:iCs/>
          <w:sz w:val="24"/>
          <w:szCs w:val="24"/>
        </w:rPr>
        <w:t xml:space="preserve"> </w:t>
      </w:r>
      <w:proofErr w:type="spellStart"/>
      <w:r w:rsidRPr="00A331EF">
        <w:rPr>
          <w:rFonts w:ascii="Times New Roman" w:hAnsi="Times New Roman" w:cs="Times New Roman"/>
          <w:i/>
          <w:iCs/>
          <w:sz w:val="24"/>
          <w:szCs w:val="24"/>
        </w:rPr>
        <w:t>lutescens</w:t>
      </w:r>
      <w:proofErr w:type="spellEnd"/>
      <w:r w:rsidRPr="00770FE0">
        <w:rPr>
          <w:rFonts w:ascii="Times New Roman" w:hAnsi="Times New Roman" w:cs="Times New Roman"/>
          <w:sz w:val="24"/>
          <w:szCs w:val="24"/>
        </w:rPr>
        <w:t xml:space="preserve"> at </w:t>
      </w:r>
      <w:proofErr w:type="spellStart"/>
      <w:r w:rsidRPr="00770FE0">
        <w:rPr>
          <w:rFonts w:ascii="Times New Roman" w:hAnsi="Times New Roman" w:cs="Times New Roman"/>
          <w:sz w:val="24"/>
          <w:szCs w:val="24"/>
        </w:rPr>
        <w:t>Kuchierabu</w:t>
      </w:r>
      <w:proofErr w:type="spellEnd"/>
      <w:r w:rsidRPr="00770FE0">
        <w:rPr>
          <w:rFonts w:ascii="Times New Roman" w:hAnsi="Times New Roman" w:cs="Times New Roman"/>
          <w:sz w:val="24"/>
          <w:szCs w:val="24"/>
        </w:rPr>
        <w:t xml:space="preserve"> Island. </w:t>
      </w:r>
      <w:r w:rsidRPr="00A331EF">
        <w:rPr>
          <w:rFonts w:ascii="Times New Roman" w:hAnsi="Times New Roman" w:cs="Times New Roman"/>
          <w:i/>
          <w:iCs/>
          <w:sz w:val="24"/>
          <w:szCs w:val="24"/>
        </w:rPr>
        <w:t>Japanese Journal of Ichthyology</w:t>
      </w:r>
      <w:r w:rsidRPr="00770FE0">
        <w:rPr>
          <w:rFonts w:ascii="Times New Roman" w:hAnsi="Times New Roman" w:cs="Times New Roman"/>
          <w:sz w:val="24"/>
          <w:szCs w:val="24"/>
        </w:rPr>
        <w:t xml:space="preserve"> 38:307–313. </w:t>
      </w:r>
      <w:proofErr w:type="spellStart"/>
      <w:r w:rsidR="00A331EF">
        <w:rPr>
          <w:rFonts w:ascii="Times New Roman" w:hAnsi="Times New Roman" w:cs="Times New Roman"/>
          <w:sz w:val="24"/>
          <w:szCs w:val="24"/>
        </w:rPr>
        <w:t>doi</w:t>
      </w:r>
      <w:proofErr w:type="spellEnd"/>
      <w:r w:rsidR="00A331EF">
        <w:rPr>
          <w:rFonts w:ascii="Times New Roman" w:hAnsi="Times New Roman" w:cs="Times New Roman"/>
          <w:sz w:val="24"/>
          <w:szCs w:val="24"/>
        </w:rPr>
        <w:t xml:space="preserve">: </w:t>
      </w:r>
      <w:r w:rsidRPr="00770FE0">
        <w:rPr>
          <w:rFonts w:ascii="Times New Roman" w:hAnsi="Times New Roman" w:cs="Times New Roman"/>
          <w:sz w:val="24"/>
          <w:szCs w:val="24"/>
        </w:rPr>
        <w:t>https://doi.org/10.11369/jji1950.38.307</w:t>
      </w:r>
      <w:r w:rsidR="00A331EF">
        <w:rPr>
          <w:rFonts w:ascii="Times New Roman" w:hAnsi="Times New Roman" w:cs="Times New Roman"/>
          <w:sz w:val="24"/>
          <w:szCs w:val="24"/>
        </w:rPr>
        <w:t>.</w:t>
      </w:r>
    </w:p>
    <w:p w14:paraId="7825A80F" w14:textId="7FF62CE9"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Hartwick EB</w:t>
      </w:r>
      <w:r w:rsidR="00A331EF">
        <w:rPr>
          <w:rFonts w:ascii="Times New Roman" w:hAnsi="Times New Roman" w:cs="Times New Roman"/>
          <w:sz w:val="24"/>
          <w:szCs w:val="24"/>
        </w:rPr>
        <w:t xml:space="preserve">. </w:t>
      </w:r>
      <w:r w:rsidRPr="00770FE0">
        <w:rPr>
          <w:rFonts w:ascii="Times New Roman" w:hAnsi="Times New Roman" w:cs="Times New Roman"/>
          <w:sz w:val="24"/>
          <w:szCs w:val="24"/>
        </w:rPr>
        <w:t>1973</w:t>
      </w:r>
      <w:r w:rsidR="00A331EF">
        <w:rPr>
          <w:rFonts w:ascii="Times New Roman" w:hAnsi="Times New Roman" w:cs="Times New Roman"/>
          <w:sz w:val="24"/>
          <w:szCs w:val="24"/>
        </w:rPr>
        <w:t>.</w:t>
      </w:r>
      <w:r w:rsidRPr="00770FE0">
        <w:rPr>
          <w:rFonts w:ascii="Times New Roman" w:hAnsi="Times New Roman" w:cs="Times New Roman"/>
          <w:sz w:val="24"/>
          <w:szCs w:val="24"/>
        </w:rPr>
        <w:t xml:space="preserve"> Foraging strategy of the black oystercatcher.</w:t>
      </w:r>
      <w:r w:rsidR="00A331EF">
        <w:rPr>
          <w:rFonts w:ascii="Times New Roman" w:hAnsi="Times New Roman" w:cs="Times New Roman"/>
          <w:sz w:val="24"/>
          <w:szCs w:val="24"/>
        </w:rPr>
        <w:t xml:space="preserve"> Unpublished PhD Thesis</w:t>
      </w:r>
      <w:r w:rsidRPr="00770FE0">
        <w:rPr>
          <w:rFonts w:ascii="Times New Roman" w:hAnsi="Times New Roman" w:cs="Times New Roman"/>
          <w:sz w:val="24"/>
          <w:szCs w:val="24"/>
        </w:rPr>
        <w:t xml:space="preserve"> </w:t>
      </w:r>
      <w:r w:rsidRPr="00770FE0">
        <w:rPr>
          <w:rFonts w:ascii="Times New Roman" w:hAnsi="Times New Roman" w:cs="Times New Roman"/>
          <w:sz w:val="24"/>
          <w:szCs w:val="24"/>
        </w:rPr>
        <w:lastRenderedPageBreak/>
        <w:t xml:space="preserve">University of British </w:t>
      </w:r>
      <w:r w:rsidRPr="000B2A3C">
        <w:rPr>
          <w:rFonts w:ascii="Times New Roman" w:hAnsi="Times New Roman" w:cs="Times New Roman"/>
          <w:sz w:val="24"/>
          <w:szCs w:val="24"/>
          <w:highlight w:val="yellow"/>
        </w:rPr>
        <w:t>Columbia</w:t>
      </w:r>
      <w:r w:rsidR="00A331EF" w:rsidRPr="000B2A3C">
        <w:rPr>
          <w:rFonts w:ascii="Times New Roman" w:hAnsi="Times New Roman" w:cs="Times New Roman"/>
          <w:sz w:val="24"/>
          <w:szCs w:val="24"/>
          <w:highlight w:val="yellow"/>
        </w:rPr>
        <w:t>,</w:t>
      </w:r>
      <w:r w:rsidR="00A331EF">
        <w:rPr>
          <w:rFonts w:ascii="Times New Roman" w:hAnsi="Times New Roman" w:cs="Times New Roman"/>
          <w:sz w:val="24"/>
          <w:szCs w:val="24"/>
        </w:rPr>
        <w:t xml:space="preserve"> </w:t>
      </w:r>
    </w:p>
    <w:p w14:paraId="57AD44F4" w14:textId="0C9B122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Irons DB, Anthony RG, Estes JA</w:t>
      </w:r>
      <w:r w:rsidR="00A331EF">
        <w:rPr>
          <w:rFonts w:ascii="Times New Roman" w:hAnsi="Times New Roman" w:cs="Times New Roman"/>
          <w:sz w:val="24"/>
          <w:szCs w:val="24"/>
        </w:rPr>
        <w:t xml:space="preserve">. </w:t>
      </w:r>
      <w:r w:rsidRPr="00770FE0">
        <w:rPr>
          <w:rFonts w:ascii="Times New Roman" w:hAnsi="Times New Roman" w:cs="Times New Roman"/>
          <w:sz w:val="24"/>
          <w:szCs w:val="24"/>
        </w:rPr>
        <w:t>1986</w:t>
      </w:r>
      <w:r w:rsidR="00A331EF">
        <w:rPr>
          <w:rFonts w:ascii="Times New Roman" w:hAnsi="Times New Roman" w:cs="Times New Roman"/>
          <w:sz w:val="24"/>
          <w:szCs w:val="24"/>
        </w:rPr>
        <w:t>.</w:t>
      </w:r>
      <w:r w:rsidRPr="00770FE0">
        <w:rPr>
          <w:rFonts w:ascii="Times New Roman" w:hAnsi="Times New Roman" w:cs="Times New Roman"/>
          <w:sz w:val="24"/>
          <w:szCs w:val="24"/>
        </w:rPr>
        <w:t xml:space="preserve"> Foraging Strategies of Glaucous-Winged Gulls in a Rocky Intertidal Community. </w:t>
      </w:r>
      <w:r w:rsidRPr="00A331EF">
        <w:rPr>
          <w:rFonts w:ascii="Times New Roman" w:hAnsi="Times New Roman" w:cs="Times New Roman"/>
          <w:i/>
          <w:iCs/>
          <w:sz w:val="24"/>
          <w:szCs w:val="24"/>
        </w:rPr>
        <w:t>Ecology</w:t>
      </w:r>
      <w:r w:rsidRPr="00770FE0">
        <w:rPr>
          <w:rFonts w:ascii="Times New Roman" w:hAnsi="Times New Roman" w:cs="Times New Roman"/>
          <w:sz w:val="24"/>
          <w:szCs w:val="24"/>
        </w:rPr>
        <w:t xml:space="preserve"> 67:1460–1474.</w:t>
      </w:r>
      <w:r w:rsidR="00A331EF">
        <w:rPr>
          <w:rFonts w:ascii="Times New Roman" w:hAnsi="Times New Roman" w:cs="Times New Roman"/>
          <w:sz w:val="24"/>
          <w:szCs w:val="24"/>
        </w:rPr>
        <w:t xml:space="preserve"> </w:t>
      </w:r>
      <w:proofErr w:type="spellStart"/>
      <w:r w:rsidR="00A331EF">
        <w:rPr>
          <w:rFonts w:ascii="Times New Roman" w:hAnsi="Times New Roman" w:cs="Times New Roman"/>
          <w:sz w:val="24"/>
          <w:szCs w:val="24"/>
        </w:rPr>
        <w:t>doi</w:t>
      </w:r>
      <w:proofErr w:type="spellEnd"/>
      <w:r w:rsidR="00A331EF">
        <w:rPr>
          <w:rFonts w:ascii="Times New Roman" w:hAnsi="Times New Roman" w:cs="Times New Roman"/>
          <w:sz w:val="24"/>
          <w:szCs w:val="24"/>
        </w:rPr>
        <w:t>:</w:t>
      </w:r>
      <w:r w:rsidRPr="00770FE0">
        <w:rPr>
          <w:rFonts w:ascii="Times New Roman" w:hAnsi="Times New Roman" w:cs="Times New Roman"/>
          <w:sz w:val="24"/>
          <w:szCs w:val="24"/>
        </w:rPr>
        <w:t xml:space="preserve"> https://doi.org/10.2307/1939077</w:t>
      </w:r>
      <w:r w:rsidR="00A331EF">
        <w:rPr>
          <w:rFonts w:ascii="Times New Roman" w:hAnsi="Times New Roman" w:cs="Times New Roman"/>
          <w:sz w:val="24"/>
          <w:szCs w:val="24"/>
        </w:rPr>
        <w:t>.</w:t>
      </w:r>
    </w:p>
    <w:p w14:paraId="2D3B2812" w14:textId="4DE50A9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Joester</w:t>
      </w:r>
      <w:proofErr w:type="spellEnd"/>
      <w:r w:rsidRPr="00770FE0">
        <w:rPr>
          <w:rFonts w:ascii="Times New Roman" w:hAnsi="Times New Roman" w:cs="Times New Roman"/>
          <w:sz w:val="24"/>
          <w:szCs w:val="24"/>
        </w:rPr>
        <w:t xml:space="preserve"> D, Brooker LR</w:t>
      </w:r>
      <w:r w:rsidR="00A331EF">
        <w:rPr>
          <w:rFonts w:ascii="Times New Roman" w:hAnsi="Times New Roman" w:cs="Times New Roman"/>
          <w:sz w:val="24"/>
          <w:szCs w:val="24"/>
        </w:rPr>
        <w:t xml:space="preserve">. </w:t>
      </w:r>
      <w:r w:rsidRPr="00770FE0">
        <w:rPr>
          <w:rFonts w:ascii="Times New Roman" w:hAnsi="Times New Roman" w:cs="Times New Roman"/>
          <w:sz w:val="24"/>
          <w:szCs w:val="24"/>
        </w:rPr>
        <w:t>2016</w:t>
      </w:r>
      <w:r w:rsidR="00A331EF">
        <w:rPr>
          <w:rFonts w:ascii="Times New Roman" w:hAnsi="Times New Roman" w:cs="Times New Roman"/>
          <w:sz w:val="24"/>
          <w:szCs w:val="24"/>
        </w:rPr>
        <w:t>.</w:t>
      </w:r>
      <w:r w:rsidRPr="00770FE0">
        <w:rPr>
          <w:rFonts w:ascii="Times New Roman" w:hAnsi="Times New Roman" w:cs="Times New Roman"/>
          <w:sz w:val="24"/>
          <w:szCs w:val="24"/>
        </w:rPr>
        <w:t xml:space="preserve"> The Chiton Radula: A Model System for Versatile Use of Iron Oxides*. In: Faivre D</w:t>
      </w:r>
      <w:r w:rsidR="00A331EF">
        <w:rPr>
          <w:rFonts w:ascii="Times New Roman" w:hAnsi="Times New Roman" w:cs="Times New Roman"/>
          <w:sz w:val="24"/>
          <w:szCs w:val="24"/>
        </w:rPr>
        <w:t>, editor.</w:t>
      </w:r>
      <w:r w:rsidRPr="00770FE0">
        <w:rPr>
          <w:rFonts w:ascii="Times New Roman" w:hAnsi="Times New Roman" w:cs="Times New Roman"/>
          <w:sz w:val="24"/>
          <w:szCs w:val="24"/>
        </w:rPr>
        <w:t xml:space="preserve"> Iron Oxides: From Nature to Applications</w:t>
      </w:r>
      <w:r w:rsidR="006D59A3">
        <w:rPr>
          <w:rFonts w:ascii="Times New Roman" w:hAnsi="Times New Roman" w:cs="Times New Roman"/>
          <w:sz w:val="24"/>
          <w:szCs w:val="24"/>
        </w:rPr>
        <w:t>. Weinheim (Germany): Wiley-VCH.</w:t>
      </w:r>
      <w:r w:rsidRPr="00770FE0">
        <w:rPr>
          <w:rFonts w:ascii="Times New Roman" w:hAnsi="Times New Roman" w:cs="Times New Roman"/>
          <w:sz w:val="24"/>
          <w:szCs w:val="24"/>
        </w:rPr>
        <w:t xml:space="preserve"> </w:t>
      </w:r>
      <w:r w:rsidR="006D59A3">
        <w:rPr>
          <w:rFonts w:ascii="Times New Roman" w:hAnsi="Times New Roman" w:cs="Times New Roman"/>
          <w:sz w:val="24"/>
          <w:szCs w:val="24"/>
        </w:rPr>
        <w:t>p.</w:t>
      </w:r>
      <w:r w:rsidRPr="00770FE0">
        <w:rPr>
          <w:rFonts w:ascii="Times New Roman" w:hAnsi="Times New Roman" w:cs="Times New Roman"/>
          <w:sz w:val="24"/>
          <w:szCs w:val="24"/>
        </w:rPr>
        <w:t xml:space="preserve"> 177–206</w:t>
      </w:r>
      <w:r w:rsidR="006D59A3">
        <w:rPr>
          <w:rFonts w:ascii="Times New Roman" w:hAnsi="Times New Roman" w:cs="Times New Roman"/>
          <w:sz w:val="24"/>
          <w:szCs w:val="24"/>
        </w:rPr>
        <w:t>.</w:t>
      </w:r>
    </w:p>
    <w:p w14:paraId="517D15CD" w14:textId="6BF8DB33"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Johnson-Bice SM, Gable TD, Roth JD, Bump JK</w:t>
      </w:r>
      <w:r w:rsidR="006D59A3">
        <w:rPr>
          <w:rFonts w:ascii="Times New Roman" w:hAnsi="Times New Roman" w:cs="Times New Roman"/>
          <w:sz w:val="24"/>
          <w:szCs w:val="24"/>
        </w:rPr>
        <w:t xml:space="preserve">. </w:t>
      </w:r>
      <w:r w:rsidRPr="00770FE0">
        <w:rPr>
          <w:rFonts w:ascii="Times New Roman" w:hAnsi="Times New Roman" w:cs="Times New Roman"/>
          <w:sz w:val="24"/>
          <w:szCs w:val="24"/>
        </w:rPr>
        <w:t>2023</w:t>
      </w:r>
      <w:r w:rsidR="006D59A3">
        <w:rPr>
          <w:rFonts w:ascii="Times New Roman" w:hAnsi="Times New Roman" w:cs="Times New Roman"/>
          <w:sz w:val="24"/>
          <w:szCs w:val="24"/>
        </w:rPr>
        <w:t>.</w:t>
      </w:r>
      <w:r w:rsidRPr="00770FE0">
        <w:rPr>
          <w:rFonts w:ascii="Times New Roman" w:hAnsi="Times New Roman" w:cs="Times New Roman"/>
          <w:sz w:val="24"/>
          <w:szCs w:val="24"/>
        </w:rPr>
        <w:t xml:space="preserve"> Patchy indirect effects of predation: predators contribute to landscape heterogeneity and ecosystem function via localized pathways. </w:t>
      </w:r>
      <w:r w:rsidRPr="006D59A3">
        <w:rPr>
          <w:rFonts w:ascii="Times New Roman" w:hAnsi="Times New Roman" w:cs="Times New Roman"/>
          <w:i/>
          <w:iCs/>
          <w:sz w:val="24"/>
          <w:szCs w:val="24"/>
        </w:rPr>
        <w:t>Oikos</w:t>
      </w:r>
      <w:r w:rsidRPr="00770FE0">
        <w:rPr>
          <w:rFonts w:ascii="Times New Roman" w:hAnsi="Times New Roman" w:cs="Times New Roman"/>
          <w:sz w:val="24"/>
          <w:szCs w:val="24"/>
        </w:rPr>
        <w:t xml:space="preserve"> </w:t>
      </w:r>
      <w:proofErr w:type="gramStart"/>
      <w:r w:rsidRPr="00770FE0">
        <w:rPr>
          <w:rFonts w:ascii="Times New Roman" w:hAnsi="Times New Roman" w:cs="Times New Roman"/>
          <w:sz w:val="24"/>
          <w:szCs w:val="24"/>
        </w:rPr>
        <w:t>2023:e</w:t>
      </w:r>
      <w:proofErr w:type="gramEnd"/>
      <w:r w:rsidRPr="00770FE0">
        <w:rPr>
          <w:rFonts w:ascii="Times New Roman" w:hAnsi="Times New Roman" w:cs="Times New Roman"/>
          <w:sz w:val="24"/>
          <w:szCs w:val="24"/>
        </w:rPr>
        <w:t xml:space="preserve">10065. </w:t>
      </w:r>
      <w:proofErr w:type="spellStart"/>
      <w:r w:rsidR="006D59A3">
        <w:rPr>
          <w:rFonts w:ascii="Times New Roman" w:hAnsi="Times New Roman" w:cs="Times New Roman"/>
          <w:sz w:val="24"/>
          <w:szCs w:val="24"/>
        </w:rPr>
        <w:t>doi</w:t>
      </w:r>
      <w:proofErr w:type="spellEnd"/>
      <w:r w:rsidR="006D59A3">
        <w:rPr>
          <w:rFonts w:ascii="Times New Roman" w:hAnsi="Times New Roman" w:cs="Times New Roman"/>
          <w:sz w:val="24"/>
          <w:szCs w:val="24"/>
        </w:rPr>
        <w:t xml:space="preserve">: </w:t>
      </w:r>
      <w:r w:rsidRPr="00770FE0">
        <w:rPr>
          <w:rFonts w:ascii="Times New Roman" w:hAnsi="Times New Roman" w:cs="Times New Roman"/>
          <w:sz w:val="24"/>
          <w:szCs w:val="24"/>
        </w:rPr>
        <w:t>https://doi.org/10.1111/oik.10065</w:t>
      </w:r>
      <w:r w:rsidR="006D59A3">
        <w:rPr>
          <w:rFonts w:ascii="Times New Roman" w:hAnsi="Times New Roman" w:cs="Times New Roman"/>
          <w:sz w:val="24"/>
          <w:szCs w:val="24"/>
        </w:rPr>
        <w:t>.</w:t>
      </w:r>
    </w:p>
    <w:p w14:paraId="46BA3C74" w14:textId="457DC595"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Kangas M, Shepherd SA</w:t>
      </w:r>
      <w:r w:rsidR="006D59A3">
        <w:rPr>
          <w:rFonts w:ascii="Times New Roman" w:hAnsi="Times New Roman" w:cs="Times New Roman"/>
          <w:sz w:val="24"/>
          <w:szCs w:val="24"/>
        </w:rPr>
        <w:t xml:space="preserve">. </w:t>
      </w:r>
      <w:r w:rsidRPr="00770FE0">
        <w:rPr>
          <w:rFonts w:ascii="Times New Roman" w:hAnsi="Times New Roman" w:cs="Times New Roman"/>
          <w:sz w:val="24"/>
          <w:szCs w:val="24"/>
        </w:rPr>
        <w:t>1984</w:t>
      </w:r>
      <w:r w:rsidR="006D59A3">
        <w:rPr>
          <w:rFonts w:ascii="Times New Roman" w:hAnsi="Times New Roman" w:cs="Times New Roman"/>
          <w:sz w:val="24"/>
          <w:szCs w:val="24"/>
        </w:rPr>
        <w:t>.</w:t>
      </w:r>
      <w:r w:rsidRPr="00770FE0">
        <w:rPr>
          <w:rFonts w:ascii="Times New Roman" w:hAnsi="Times New Roman" w:cs="Times New Roman"/>
          <w:sz w:val="24"/>
          <w:szCs w:val="24"/>
        </w:rPr>
        <w:t xml:space="preserve"> Distribution and feeding of chitons in a boulder habitat at West Island, South Australia. </w:t>
      </w:r>
      <w:r w:rsidR="006D59A3" w:rsidRPr="006D59A3">
        <w:rPr>
          <w:rFonts w:ascii="Times New Roman" w:hAnsi="Times New Roman" w:cs="Times New Roman"/>
          <w:i/>
          <w:iCs/>
          <w:sz w:val="24"/>
          <w:szCs w:val="24"/>
        </w:rPr>
        <w:t>Journal of the Malacological Society of Australia</w:t>
      </w:r>
      <w:r w:rsidRPr="00770FE0">
        <w:rPr>
          <w:rFonts w:ascii="Times New Roman" w:hAnsi="Times New Roman" w:cs="Times New Roman"/>
          <w:sz w:val="24"/>
          <w:szCs w:val="24"/>
        </w:rPr>
        <w:t xml:space="preserve"> 6:101–111. </w:t>
      </w:r>
      <w:proofErr w:type="spellStart"/>
      <w:r w:rsidR="006D59A3">
        <w:rPr>
          <w:rFonts w:ascii="Times New Roman" w:hAnsi="Times New Roman" w:cs="Times New Roman"/>
          <w:sz w:val="24"/>
          <w:szCs w:val="24"/>
        </w:rPr>
        <w:t>doi</w:t>
      </w:r>
      <w:proofErr w:type="spellEnd"/>
      <w:r w:rsidR="006D59A3">
        <w:rPr>
          <w:rFonts w:ascii="Times New Roman" w:hAnsi="Times New Roman" w:cs="Times New Roman"/>
          <w:sz w:val="24"/>
          <w:szCs w:val="24"/>
        </w:rPr>
        <w:t xml:space="preserve">: </w:t>
      </w:r>
      <w:r w:rsidRPr="00770FE0">
        <w:rPr>
          <w:rFonts w:ascii="Times New Roman" w:hAnsi="Times New Roman" w:cs="Times New Roman"/>
          <w:sz w:val="24"/>
          <w:szCs w:val="24"/>
        </w:rPr>
        <w:t>https://doi.org/10.1080/00852988.1984.10673963</w:t>
      </w:r>
      <w:r w:rsidR="006D59A3">
        <w:rPr>
          <w:rFonts w:ascii="Times New Roman" w:hAnsi="Times New Roman" w:cs="Times New Roman"/>
          <w:sz w:val="24"/>
          <w:szCs w:val="24"/>
        </w:rPr>
        <w:t>.</w:t>
      </w:r>
    </w:p>
    <w:p w14:paraId="71AE05F4" w14:textId="624364D5" w:rsidR="00232C9D" w:rsidRPr="002417B9"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proofErr w:type="spellStart"/>
      <w:r w:rsidRPr="006D59A3">
        <w:rPr>
          <w:rFonts w:ascii="Times New Roman" w:hAnsi="Times New Roman" w:cs="Times New Roman"/>
          <w:sz w:val="24"/>
          <w:szCs w:val="24"/>
          <w:lang w:val="pt-BR"/>
        </w:rPr>
        <w:t>Konar</w:t>
      </w:r>
      <w:proofErr w:type="spellEnd"/>
      <w:r w:rsidRPr="006D59A3">
        <w:rPr>
          <w:rFonts w:ascii="Times New Roman" w:hAnsi="Times New Roman" w:cs="Times New Roman"/>
          <w:sz w:val="24"/>
          <w:szCs w:val="24"/>
          <w:lang w:val="pt-BR"/>
        </w:rPr>
        <w:t xml:space="preserve"> B, </w:t>
      </w:r>
      <w:proofErr w:type="spellStart"/>
      <w:r w:rsidRPr="006D59A3">
        <w:rPr>
          <w:rFonts w:ascii="Times New Roman" w:hAnsi="Times New Roman" w:cs="Times New Roman"/>
          <w:sz w:val="24"/>
          <w:szCs w:val="24"/>
          <w:lang w:val="pt-BR"/>
        </w:rPr>
        <w:t>Riosmena</w:t>
      </w:r>
      <w:proofErr w:type="spellEnd"/>
      <w:r w:rsidRPr="006D59A3">
        <w:rPr>
          <w:rFonts w:ascii="Times New Roman" w:hAnsi="Times New Roman" w:cs="Times New Roman"/>
          <w:sz w:val="24"/>
          <w:szCs w:val="24"/>
          <w:lang w:val="pt-BR"/>
        </w:rPr>
        <w:t xml:space="preserve">-Rodriguez R, </w:t>
      </w:r>
      <w:proofErr w:type="spellStart"/>
      <w:r w:rsidRPr="006D59A3">
        <w:rPr>
          <w:rFonts w:ascii="Times New Roman" w:hAnsi="Times New Roman" w:cs="Times New Roman"/>
          <w:sz w:val="24"/>
          <w:szCs w:val="24"/>
          <w:lang w:val="pt-BR"/>
        </w:rPr>
        <w:t>Iken</w:t>
      </w:r>
      <w:proofErr w:type="spellEnd"/>
      <w:r w:rsidRPr="006D59A3">
        <w:rPr>
          <w:rFonts w:ascii="Times New Roman" w:hAnsi="Times New Roman" w:cs="Times New Roman"/>
          <w:sz w:val="24"/>
          <w:szCs w:val="24"/>
          <w:lang w:val="pt-BR"/>
        </w:rPr>
        <w:t xml:space="preserve"> K</w:t>
      </w:r>
      <w:r w:rsidR="006D59A3">
        <w:rPr>
          <w:rFonts w:ascii="Times New Roman" w:hAnsi="Times New Roman" w:cs="Times New Roman"/>
          <w:sz w:val="24"/>
          <w:szCs w:val="24"/>
          <w:lang w:val="pt-BR"/>
        </w:rPr>
        <w:t xml:space="preserve">. </w:t>
      </w:r>
      <w:r w:rsidRPr="006D59A3">
        <w:rPr>
          <w:rFonts w:ascii="Times New Roman" w:hAnsi="Times New Roman" w:cs="Times New Roman"/>
          <w:sz w:val="24"/>
          <w:szCs w:val="24"/>
          <w:lang w:val="pt-BR"/>
        </w:rPr>
        <w:t>2006</w:t>
      </w:r>
      <w:r w:rsidR="006D59A3" w:rsidRPr="006D59A3">
        <w:rPr>
          <w:rFonts w:ascii="Times New Roman" w:hAnsi="Times New Roman" w:cs="Times New Roman"/>
          <w:sz w:val="24"/>
          <w:szCs w:val="24"/>
          <w:lang w:val="pt-BR"/>
        </w:rPr>
        <w:t>.</w:t>
      </w:r>
      <w:r w:rsidRPr="006D59A3">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rPr>
        <w:t>Rhodolith</w:t>
      </w:r>
      <w:proofErr w:type="spellEnd"/>
      <w:r w:rsidRPr="00770FE0">
        <w:rPr>
          <w:rFonts w:ascii="Times New Roman" w:hAnsi="Times New Roman" w:cs="Times New Roman"/>
          <w:sz w:val="24"/>
          <w:szCs w:val="24"/>
        </w:rPr>
        <w:t xml:space="preserve"> bed: a newly discovered habitat in the North Pacific Ocean. </w:t>
      </w:r>
      <w:proofErr w:type="spellStart"/>
      <w:r w:rsidR="000B2A3C" w:rsidRPr="002417B9">
        <w:rPr>
          <w:rFonts w:ascii="Times New Roman" w:hAnsi="Times New Roman" w:cs="Times New Roman"/>
          <w:i/>
          <w:iCs/>
          <w:sz w:val="24"/>
          <w:szCs w:val="24"/>
          <w:lang w:val="pt-BR"/>
        </w:rPr>
        <w:t>Botanica</w:t>
      </w:r>
      <w:proofErr w:type="spellEnd"/>
      <w:r w:rsidR="000B2A3C" w:rsidRPr="002417B9">
        <w:rPr>
          <w:rFonts w:ascii="Times New Roman" w:hAnsi="Times New Roman" w:cs="Times New Roman"/>
          <w:i/>
          <w:iCs/>
          <w:sz w:val="24"/>
          <w:szCs w:val="24"/>
          <w:lang w:val="pt-BR"/>
        </w:rPr>
        <w:t xml:space="preserve"> Marina</w:t>
      </w:r>
      <w:r w:rsidRPr="002417B9">
        <w:rPr>
          <w:rFonts w:ascii="Times New Roman" w:hAnsi="Times New Roman" w:cs="Times New Roman"/>
          <w:sz w:val="24"/>
          <w:szCs w:val="24"/>
          <w:lang w:val="pt-BR"/>
        </w:rPr>
        <w:t xml:space="preserve"> 49:355–359. </w:t>
      </w:r>
      <w:proofErr w:type="spellStart"/>
      <w:r w:rsidR="006D59A3" w:rsidRPr="002417B9">
        <w:rPr>
          <w:rFonts w:ascii="Times New Roman" w:hAnsi="Times New Roman" w:cs="Times New Roman"/>
          <w:sz w:val="24"/>
          <w:szCs w:val="24"/>
          <w:lang w:val="pt-BR"/>
        </w:rPr>
        <w:t>doi</w:t>
      </w:r>
      <w:proofErr w:type="spellEnd"/>
      <w:r w:rsidR="006D59A3" w:rsidRPr="002417B9">
        <w:rPr>
          <w:rFonts w:ascii="Times New Roman" w:hAnsi="Times New Roman" w:cs="Times New Roman"/>
          <w:sz w:val="24"/>
          <w:szCs w:val="24"/>
          <w:lang w:val="pt-BR"/>
        </w:rPr>
        <w:t xml:space="preserve">: </w:t>
      </w:r>
      <w:r w:rsidRPr="002417B9">
        <w:rPr>
          <w:rFonts w:ascii="Times New Roman" w:hAnsi="Times New Roman" w:cs="Times New Roman"/>
          <w:sz w:val="24"/>
          <w:szCs w:val="24"/>
          <w:lang w:val="pt-BR"/>
        </w:rPr>
        <w:t>https://doi.org/10.1515/BOT.2006.044</w:t>
      </w:r>
      <w:r w:rsidR="006D59A3" w:rsidRPr="002417B9">
        <w:rPr>
          <w:rFonts w:ascii="Times New Roman" w:hAnsi="Times New Roman" w:cs="Times New Roman"/>
          <w:sz w:val="24"/>
          <w:szCs w:val="24"/>
          <w:lang w:val="pt-BR"/>
        </w:rPr>
        <w:t>.</w:t>
      </w:r>
    </w:p>
    <w:p w14:paraId="3C275D59" w14:textId="1246570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2417B9">
        <w:rPr>
          <w:rFonts w:ascii="Times New Roman" w:hAnsi="Times New Roman" w:cs="Times New Roman"/>
          <w:sz w:val="24"/>
          <w:szCs w:val="24"/>
          <w:lang w:val="pt-BR"/>
        </w:rPr>
        <w:t>Kristjánsson</w:t>
      </w:r>
      <w:proofErr w:type="spellEnd"/>
      <w:r w:rsidRPr="002417B9">
        <w:rPr>
          <w:rFonts w:ascii="Times New Roman" w:hAnsi="Times New Roman" w:cs="Times New Roman"/>
          <w:sz w:val="24"/>
          <w:szCs w:val="24"/>
          <w:lang w:val="pt-BR"/>
        </w:rPr>
        <w:t xml:space="preserve"> TÖ, </w:t>
      </w:r>
      <w:proofErr w:type="spellStart"/>
      <w:r w:rsidRPr="002417B9">
        <w:rPr>
          <w:rFonts w:ascii="Times New Roman" w:hAnsi="Times New Roman" w:cs="Times New Roman"/>
          <w:sz w:val="24"/>
          <w:szCs w:val="24"/>
          <w:lang w:val="pt-BR"/>
        </w:rPr>
        <w:t>Jónsson</w:t>
      </w:r>
      <w:proofErr w:type="spellEnd"/>
      <w:r w:rsidRPr="002417B9">
        <w:rPr>
          <w:rFonts w:ascii="Times New Roman" w:hAnsi="Times New Roman" w:cs="Times New Roman"/>
          <w:sz w:val="24"/>
          <w:szCs w:val="24"/>
          <w:lang w:val="pt-BR"/>
        </w:rPr>
        <w:t xml:space="preserve"> JE, </w:t>
      </w:r>
      <w:proofErr w:type="spellStart"/>
      <w:r w:rsidRPr="002417B9">
        <w:rPr>
          <w:rFonts w:ascii="Times New Roman" w:hAnsi="Times New Roman" w:cs="Times New Roman"/>
          <w:sz w:val="24"/>
          <w:szCs w:val="24"/>
          <w:lang w:val="pt-BR"/>
        </w:rPr>
        <w:t>Svavarsson</w:t>
      </w:r>
      <w:proofErr w:type="spellEnd"/>
      <w:r w:rsidRPr="002417B9">
        <w:rPr>
          <w:rFonts w:ascii="Times New Roman" w:hAnsi="Times New Roman" w:cs="Times New Roman"/>
          <w:sz w:val="24"/>
          <w:szCs w:val="24"/>
          <w:lang w:val="pt-BR"/>
        </w:rPr>
        <w:t xml:space="preserve"> J</w:t>
      </w:r>
      <w:r w:rsidR="000B2A3C" w:rsidRPr="002417B9">
        <w:rPr>
          <w:rFonts w:ascii="Times New Roman" w:hAnsi="Times New Roman" w:cs="Times New Roman"/>
          <w:sz w:val="24"/>
          <w:szCs w:val="24"/>
          <w:lang w:val="pt-BR"/>
        </w:rPr>
        <w:t>.</w:t>
      </w:r>
      <w:r w:rsidRPr="002417B9">
        <w:rPr>
          <w:rFonts w:ascii="Times New Roman" w:hAnsi="Times New Roman" w:cs="Times New Roman"/>
          <w:sz w:val="24"/>
          <w:szCs w:val="24"/>
          <w:lang w:val="pt-BR"/>
        </w:rPr>
        <w:t xml:space="preserve"> 2013</w:t>
      </w:r>
      <w:r w:rsidR="000B2A3C" w:rsidRPr="002417B9">
        <w:rPr>
          <w:rFonts w:ascii="Times New Roman" w:hAnsi="Times New Roman" w:cs="Times New Roman"/>
          <w:sz w:val="24"/>
          <w:szCs w:val="24"/>
          <w:lang w:val="pt-BR"/>
        </w:rPr>
        <w:t>.</w:t>
      </w:r>
      <w:r w:rsidRPr="002417B9">
        <w:rPr>
          <w:rFonts w:ascii="Times New Roman" w:hAnsi="Times New Roman" w:cs="Times New Roman"/>
          <w:sz w:val="24"/>
          <w:szCs w:val="24"/>
          <w:lang w:val="pt-BR"/>
        </w:rPr>
        <w:t xml:space="preserve"> </w:t>
      </w:r>
      <w:r w:rsidRPr="00770FE0">
        <w:rPr>
          <w:rFonts w:ascii="Times New Roman" w:hAnsi="Times New Roman" w:cs="Times New Roman"/>
          <w:sz w:val="24"/>
          <w:szCs w:val="24"/>
        </w:rPr>
        <w:t>Spring diet of common eiders (</w:t>
      </w:r>
      <w:r w:rsidRPr="000B2A3C">
        <w:rPr>
          <w:rFonts w:ascii="Times New Roman" w:hAnsi="Times New Roman" w:cs="Times New Roman"/>
          <w:i/>
          <w:iCs/>
          <w:sz w:val="24"/>
          <w:szCs w:val="24"/>
        </w:rPr>
        <w:t xml:space="preserve">Somateria </w:t>
      </w:r>
      <w:proofErr w:type="spellStart"/>
      <w:r w:rsidRPr="000B2A3C">
        <w:rPr>
          <w:rFonts w:ascii="Times New Roman" w:hAnsi="Times New Roman" w:cs="Times New Roman"/>
          <w:i/>
          <w:iCs/>
          <w:sz w:val="24"/>
          <w:szCs w:val="24"/>
        </w:rPr>
        <w:t>mollissima</w:t>
      </w:r>
      <w:proofErr w:type="spellEnd"/>
      <w:r w:rsidRPr="00770FE0">
        <w:rPr>
          <w:rFonts w:ascii="Times New Roman" w:hAnsi="Times New Roman" w:cs="Times New Roman"/>
          <w:sz w:val="24"/>
          <w:szCs w:val="24"/>
        </w:rPr>
        <w:t xml:space="preserve">) in </w:t>
      </w:r>
      <w:proofErr w:type="spellStart"/>
      <w:r w:rsidRPr="00770FE0">
        <w:rPr>
          <w:rFonts w:ascii="Times New Roman" w:hAnsi="Times New Roman" w:cs="Times New Roman"/>
          <w:sz w:val="24"/>
          <w:szCs w:val="24"/>
        </w:rPr>
        <w:t>Breiðafjörður</w:t>
      </w:r>
      <w:proofErr w:type="spellEnd"/>
      <w:r w:rsidRPr="00770FE0">
        <w:rPr>
          <w:rFonts w:ascii="Times New Roman" w:hAnsi="Times New Roman" w:cs="Times New Roman"/>
          <w:sz w:val="24"/>
          <w:szCs w:val="24"/>
        </w:rPr>
        <w:t xml:space="preserve">, West Iceland, indicates non-bivalve preferences. </w:t>
      </w:r>
      <w:r w:rsidRPr="000B2A3C">
        <w:rPr>
          <w:rFonts w:ascii="Times New Roman" w:hAnsi="Times New Roman" w:cs="Times New Roman"/>
          <w:i/>
          <w:iCs/>
          <w:sz w:val="24"/>
          <w:szCs w:val="24"/>
        </w:rPr>
        <w:t>Polar Biol</w:t>
      </w:r>
      <w:r w:rsidR="000B2A3C" w:rsidRPr="000B2A3C">
        <w:rPr>
          <w:rFonts w:ascii="Times New Roman" w:hAnsi="Times New Roman" w:cs="Times New Roman"/>
          <w:i/>
          <w:iCs/>
          <w:sz w:val="24"/>
          <w:szCs w:val="24"/>
        </w:rPr>
        <w:t>ogy</w:t>
      </w:r>
      <w:r w:rsidRPr="00770FE0">
        <w:rPr>
          <w:rFonts w:ascii="Times New Roman" w:hAnsi="Times New Roman" w:cs="Times New Roman"/>
          <w:sz w:val="24"/>
          <w:szCs w:val="24"/>
        </w:rPr>
        <w:t xml:space="preserve"> 36:51–59.</w:t>
      </w:r>
      <w:r w:rsidR="000B2A3C">
        <w:rPr>
          <w:rFonts w:ascii="Times New Roman" w:hAnsi="Times New Roman" w:cs="Times New Roman"/>
          <w:sz w:val="24"/>
          <w:szCs w:val="24"/>
        </w:rPr>
        <w:t xml:space="preserve"> </w:t>
      </w:r>
      <w:proofErr w:type="spellStart"/>
      <w:r w:rsidR="000B2A3C">
        <w:rPr>
          <w:rFonts w:ascii="Times New Roman" w:hAnsi="Times New Roman" w:cs="Times New Roman"/>
          <w:sz w:val="24"/>
          <w:szCs w:val="24"/>
        </w:rPr>
        <w:t>doi</w:t>
      </w:r>
      <w:proofErr w:type="spellEnd"/>
      <w:r w:rsidR="000B2A3C">
        <w:rPr>
          <w:rFonts w:ascii="Times New Roman" w:hAnsi="Times New Roman" w:cs="Times New Roman"/>
          <w:sz w:val="24"/>
          <w:szCs w:val="24"/>
        </w:rPr>
        <w:t xml:space="preserve">: </w:t>
      </w:r>
      <w:r w:rsidRPr="00770FE0">
        <w:rPr>
          <w:rFonts w:ascii="Times New Roman" w:hAnsi="Times New Roman" w:cs="Times New Roman"/>
          <w:sz w:val="24"/>
          <w:szCs w:val="24"/>
        </w:rPr>
        <w:t xml:space="preserve"> https://doi.org/10.1007/s00300-012-1238-8</w:t>
      </w:r>
      <w:r w:rsidR="000B2A3C">
        <w:rPr>
          <w:rFonts w:ascii="Times New Roman" w:hAnsi="Times New Roman" w:cs="Times New Roman"/>
          <w:sz w:val="24"/>
          <w:szCs w:val="24"/>
        </w:rPr>
        <w:t>.</w:t>
      </w:r>
    </w:p>
    <w:p w14:paraId="4D34F4F9" w14:textId="60578F98"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Laptikhovsky</w:t>
      </w:r>
      <w:proofErr w:type="spellEnd"/>
      <w:r w:rsidRPr="00770FE0">
        <w:rPr>
          <w:rFonts w:ascii="Times New Roman" w:hAnsi="Times New Roman" w:cs="Times New Roman"/>
          <w:sz w:val="24"/>
          <w:szCs w:val="24"/>
        </w:rPr>
        <w:t xml:space="preserve"> V, Brickle P, </w:t>
      </w:r>
      <w:proofErr w:type="spellStart"/>
      <w:r w:rsidRPr="00770FE0">
        <w:rPr>
          <w:rFonts w:ascii="Times New Roman" w:hAnsi="Times New Roman" w:cs="Times New Roman"/>
          <w:sz w:val="24"/>
          <w:szCs w:val="24"/>
        </w:rPr>
        <w:t>Söffker</w:t>
      </w:r>
      <w:proofErr w:type="spellEnd"/>
      <w:r w:rsidRPr="00770FE0">
        <w:rPr>
          <w:rFonts w:ascii="Times New Roman" w:hAnsi="Times New Roman" w:cs="Times New Roman"/>
          <w:sz w:val="24"/>
          <w:szCs w:val="24"/>
        </w:rPr>
        <w:t xml:space="preserve"> M, </w:t>
      </w:r>
      <w:r w:rsidR="000B2A3C">
        <w:rPr>
          <w:rFonts w:ascii="Times New Roman" w:hAnsi="Times New Roman" w:cs="Times New Roman"/>
          <w:sz w:val="24"/>
          <w:szCs w:val="24"/>
        </w:rPr>
        <w:t xml:space="preserve">Davidson </w:t>
      </w:r>
      <w:r w:rsidR="00106137">
        <w:rPr>
          <w:rFonts w:ascii="Times New Roman" w:hAnsi="Times New Roman" w:cs="Times New Roman"/>
          <w:sz w:val="24"/>
          <w:szCs w:val="24"/>
        </w:rPr>
        <w:t xml:space="preserve">D, Roux MJ, Rexer-Huber K, Brewin PE, </w:t>
      </w:r>
      <w:proofErr w:type="spellStart"/>
      <w:r w:rsidR="00106137">
        <w:rPr>
          <w:rFonts w:ascii="Times New Roman" w:hAnsi="Times New Roman" w:cs="Times New Roman"/>
          <w:sz w:val="24"/>
          <w:szCs w:val="24"/>
        </w:rPr>
        <w:t>Kälkvist</w:t>
      </w:r>
      <w:proofErr w:type="spellEnd"/>
      <w:r w:rsidR="00106137">
        <w:rPr>
          <w:rFonts w:ascii="Times New Roman" w:hAnsi="Times New Roman" w:cs="Times New Roman"/>
          <w:sz w:val="24"/>
          <w:szCs w:val="24"/>
        </w:rPr>
        <w:t xml:space="preserve"> E, Brown J, Brown S</w:t>
      </w:r>
      <w:r w:rsidR="000B2A3C">
        <w:rPr>
          <w:rFonts w:ascii="Times New Roman" w:hAnsi="Times New Roman" w:cs="Times New Roman"/>
          <w:sz w:val="24"/>
          <w:szCs w:val="24"/>
        </w:rPr>
        <w:t xml:space="preserve"> </w:t>
      </w:r>
      <w:r w:rsidRPr="00770FE0">
        <w:rPr>
          <w:rFonts w:ascii="Times New Roman" w:hAnsi="Times New Roman" w:cs="Times New Roman"/>
          <w:sz w:val="24"/>
          <w:szCs w:val="24"/>
        </w:rPr>
        <w:t>et al</w:t>
      </w:r>
      <w:r w:rsidR="00106137">
        <w:rPr>
          <w:rFonts w:ascii="Times New Roman" w:hAnsi="Times New Roman" w:cs="Times New Roman"/>
          <w:sz w:val="24"/>
          <w:szCs w:val="24"/>
        </w:rPr>
        <w:t>.</w:t>
      </w:r>
      <w:r w:rsidRPr="00770FE0">
        <w:rPr>
          <w:rFonts w:ascii="Times New Roman" w:hAnsi="Times New Roman" w:cs="Times New Roman"/>
          <w:sz w:val="24"/>
          <w:szCs w:val="24"/>
        </w:rPr>
        <w:t xml:space="preserve"> 2015</w:t>
      </w:r>
      <w:r w:rsidR="00106137">
        <w:rPr>
          <w:rFonts w:ascii="Times New Roman" w:hAnsi="Times New Roman" w:cs="Times New Roman"/>
          <w:sz w:val="24"/>
          <w:szCs w:val="24"/>
        </w:rPr>
        <w:t>.</w:t>
      </w:r>
      <w:r w:rsidRPr="00770FE0">
        <w:rPr>
          <w:rFonts w:ascii="Times New Roman" w:hAnsi="Times New Roman" w:cs="Times New Roman"/>
          <w:sz w:val="24"/>
          <w:szCs w:val="24"/>
        </w:rPr>
        <w:t xml:space="preserve"> Life history and population characteristics of the Antarctic starfish, </w:t>
      </w:r>
      <w:proofErr w:type="spellStart"/>
      <w:r w:rsidRPr="000B2A3C">
        <w:rPr>
          <w:rFonts w:ascii="Times New Roman" w:hAnsi="Times New Roman" w:cs="Times New Roman"/>
          <w:i/>
          <w:iCs/>
          <w:sz w:val="24"/>
          <w:szCs w:val="24"/>
        </w:rPr>
        <w:t>Anasterias</w:t>
      </w:r>
      <w:proofErr w:type="spellEnd"/>
      <w:r w:rsidRPr="000B2A3C">
        <w:rPr>
          <w:rFonts w:ascii="Times New Roman" w:hAnsi="Times New Roman" w:cs="Times New Roman"/>
          <w:i/>
          <w:iCs/>
          <w:sz w:val="24"/>
          <w:szCs w:val="24"/>
        </w:rPr>
        <w:t xml:space="preserve"> antarctica</w:t>
      </w:r>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Lütken</w:t>
      </w:r>
      <w:proofErr w:type="spellEnd"/>
      <w:r w:rsidRPr="00770FE0">
        <w:rPr>
          <w:rFonts w:ascii="Times New Roman" w:hAnsi="Times New Roman" w:cs="Times New Roman"/>
          <w:sz w:val="24"/>
          <w:szCs w:val="24"/>
        </w:rPr>
        <w:t xml:space="preserve">, 1856 (Asteroidea: </w:t>
      </w:r>
      <w:proofErr w:type="spellStart"/>
      <w:r w:rsidRPr="00770FE0">
        <w:rPr>
          <w:rFonts w:ascii="Times New Roman" w:hAnsi="Times New Roman" w:cs="Times New Roman"/>
          <w:sz w:val="24"/>
          <w:szCs w:val="24"/>
        </w:rPr>
        <w:t>Forcipulatida</w:t>
      </w:r>
      <w:proofErr w:type="spellEnd"/>
      <w:r w:rsidRPr="00770FE0">
        <w:rPr>
          <w:rFonts w:ascii="Times New Roman" w:hAnsi="Times New Roman" w:cs="Times New Roman"/>
          <w:sz w:val="24"/>
          <w:szCs w:val="24"/>
        </w:rPr>
        <w:t xml:space="preserve">: Asteriidae) around the Falkland Islands. </w:t>
      </w:r>
      <w:r w:rsidRPr="000B2A3C">
        <w:rPr>
          <w:rFonts w:ascii="Times New Roman" w:hAnsi="Times New Roman" w:cs="Times New Roman"/>
          <w:i/>
          <w:iCs/>
          <w:sz w:val="24"/>
          <w:szCs w:val="24"/>
        </w:rPr>
        <w:t>Polar Biol</w:t>
      </w:r>
      <w:r w:rsidR="000B2A3C" w:rsidRPr="000B2A3C">
        <w:rPr>
          <w:rFonts w:ascii="Times New Roman" w:hAnsi="Times New Roman" w:cs="Times New Roman"/>
          <w:i/>
          <w:iCs/>
          <w:sz w:val="24"/>
          <w:szCs w:val="24"/>
        </w:rPr>
        <w:t>ogy</w:t>
      </w:r>
      <w:r w:rsidRPr="00770FE0">
        <w:rPr>
          <w:rFonts w:ascii="Times New Roman" w:hAnsi="Times New Roman" w:cs="Times New Roman"/>
          <w:sz w:val="24"/>
          <w:szCs w:val="24"/>
        </w:rPr>
        <w:t xml:space="preserve"> 38:463–474.</w:t>
      </w:r>
      <w:r w:rsidR="000B2A3C">
        <w:rPr>
          <w:rFonts w:ascii="Times New Roman" w:hAnsi="Times New Roman" w:cs="Times New Roman"/>
          <w:sz w:val="24"/>
          <w:szCs w:val="24"/>
        </w:rPr>
        <w:t xml:space="preserve"> </w:t>
      </w:r>
      <w:proofErr w:type="spellStart"/>
      <w:r w:rsidR="000B2A3C">
        <w:rPr>
          <w:rFonts w:ascii="Times New Roman" w:hAnsi="Times New Roman" w:cs="Times New Roman"/>
          <w:sz w:val="24"/>
          <w:szCs w:val="24"/>
        </w:rPr>
        <w:t>doi</w:t>
      </w:r>
      <w:proofErr w:type="spellEnd"/>
      <w:r w:rsidR="000B2A3C">
        <w:rPr>
          <w:rFonts w:ascii="Times New Roman" w:hAnsi="Times New Roman" w:cs="Times New Roman"/>
          <w:sz w:val="24"/>
          <w:szCs w:val="24"/>
        </w:rPr>
        <w:t>:</w:t>
      </w:r>
      <w:r w:rsidRPr="00770FE0">
        <w:rPr>
          <w:rFonts w:ascii="Times New Roman" w:hAnsi="Times New Roman" w:cs="Times New Roman"/>
          <w:sz w:val="24"/>
          <w:szCs w:val="24"/>
        </w:rPr>
        <w:t xml:space="preserve"> https://doi.org/10.1007/s00300-014-1608-5</w:t>
      </w:r>
      <w:r w:rsidR="000B2A3C">
        <w:rPr>
          <w:rFonts w:ascii="Times New Roman" w:hAnsi="Times New Roman" w:cs="Times New Roman"/>
          <w:sz w:val="24"/>
          <w:szCs w:val="24"/>
        </w:rPr>
        <w:t>.</w:t>
      </w:r>
    </w:p>
    <w:p w14:paraId="03A6E5E7" w14:textId="406FA85F"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Lau CJ</w:t>
      </w:r>
      <w:r w:rsidR="001562DF">
        <w:rPr>
          <w:rFonts w:ascii="Times New Roman" w:hAnsi="Times New Roman" w:cs="Times New Roman"/>
          <w:sz w:val="24"/>
          <w:szCs w:val="24"/>
        </w:rPr>
        <w:t>.</w:t>
      </w:r>
      <w:r w:rsidRPr="00770FE0">
        <w:rPr>
          <w:rFonts w:ascii="Times New Roman" w:hAnsi="Times New Roman" w:cs="Times New Roman"/>
          <w:sz w:val="24"/>
          <w:szCs w:val="24"/>
        </w:rPr>
        <w:t xml:space="preserve"> 1987</w:t>
      </w:r>
      <w:r w:rsidR="001562DF">
        <w:rPr>
          <w:rFonts w:ascii="Times New Roman" w:hAnsi="Times New Roman" w:cs="Times New Roman"/>
          <w:sz w:val="24"/>
          <w:szCs w:val="24"/>
        </w:rPr>
        <w:t>.</w:t>
      </w:r>
      <w:r w:rsidRPr="00770FE0">
        <w:rPr>
          <w:rFonts w:ascii="Times New Roman" w:hAnsi="Times New Roman" w:cs="Times New Roman"/>
          <w:sz w:val="24"/>
          <w:szCs w:val="24"/>
        </w:rPr>
        <w:t xml:space="preserve"> Feeding Behavior of the Hawaiian Slipper Lobster, </w:t>
      </w:r>
      <w:proofErr w:type="spellStart"/>
      <w:r w:rsidRPr="001562DF">
        <w:rPr>
          <w:rFonts w:ascii="Times New Roman" w:hAnsi="Times New Roman" w:cs="Times New Roman"/>
          <w:i/>
          <w:iCs/>
          <w:sz w:val="24"/>
          <w:szCs w:val="24"/>
        </w:rPr>
        <w:t>Scyllarides</w:t>
      </w:r>
      <w:proofErr w:type="spellEnd"/>
      <w:r w:rsidRPr="001562DF">
        <w:rPr>
          <w:rFonts w:ascii="Times New Roman" w:hAnsi="Times New Roman" w:cs="Times New Roman"/>
          <w:i/>
          <w:iCs/>
          <w:sz w:val="24"/>
          <w:szCs w:val="24"/>
        </w:rPr>
        <w:t xml:space="preserve"> </w:t>
      </w:r>
      <w:proofErr w:type="spellStart"/>
      <w:r w:rsidR="001562DF" w:rsidRPr="001562DF">
        <w:rPr>
          <w:rFonts w:ascii="Times New Roman" w:hAnsi="Times New Roman" w:cs="Times New Roman"/>
          <w:i/>
          <w:iCs/>
          <w:sz w:val="24"/>
          <w:szCs w:val="24"/>
        </w:rPr>
        <w:t>s</w:t>
      </w:r>
      <w:r w:rsidRPr="001562DF">
        <w:rPr>
          <w:rFonts w:ascii="Times New Roman" w:hAnsi="Times New Roman" w:cs="Times New Roman"/>
          <w:i/>
          <w:iCs/>
          <w:sz w:val="24"/>
          <w:szCs w:val="24"/>
        </w:rPr>
        <w:t>quammosus</w:t>
      </w:r>
      <w:proofErr w:type="spellEnd"/>
      <w:r w:rsidRPr="00770FE0">
        <w:rPr>
          <w:rFonts w:ascii="Times New Roman" w:hAnsi="Times New Roman" w:cs="Times New Roman"/>
          <w:sz w:val="24"/>
          <w:szCs w:val="24"/>
        </w:rPr>
        <w:t xml:space="preserve">, with a Review of Decapod Crustacean Feeding Tactics on Molluscan Prey. </w:t>
      </w:r>
      <w:r w:rsidRPr="001562DF">
        <w:rPr>
          <w:rFonts w:ascii="Times New Roman" w:hAnsi="Times New Roman" w:cs="Times New Roman"/>
          <w:i/>
          <w:iCs/>
          <w:sz w:val="24"/>
          <w:szCs w:val="24"/>
        </w:rPr>
        <w:t>Bulletin of Marine Science</w:t>
      </w:r>
      <w:r w:rsidRPr="00770FE0">
        <w:rPr>
          <w:rFonts w:ascii="Times New Roman" w:hAnsi="Times New Roman" w:cs="Times New Roman"/>
          <w:sz w:val="24"/>
          <w:szCs w:val="24"/>
        </w:rPr>
        <w:t xml:space="preserve"> 41:378–391</w:t>
      </w:r>
      <w:r w:rsidR="000B2A3C">
        <w:rPr>
          <w:rFonts w:ascii="Times New Roman" w:hAnsi="Times New Roman" w:cs="Times New Roman"/>
          <w:sz w:val="24"/>
          <w:szCs w:val="24"/>
        </w:rPr>
        <w:t>.</w:t>
      </w:r>
    </w:p>
    <w:p w14:paraId="34CE828B" w14:textId="1B0B725A"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Leite TS, Batista AT, Lima FD,</w:t>
      </w:r>
      <w:r w:rsidR="001562DF">
        <w:rPr>
          <w:rFonts w:ascii="Times New Roman" w:hAnsi="Times New Roman" w:cs="Times New Roman"/>
          <w:sz w:val="24"/>
          <w:szCs w:val="24"/>
        </w:rPr>
        <w:t xml:space="preserve"> Barbosa JC, Mather J. </w:t>
      </w:r>
      <w:r w:rsidRPr="00770FE0">
        <w:rPr>
          <w:rFonts w:ascii="Times New Roman" w:hAnsi="Times New Roman" w:cs="Times New Roman"/>
          <w:sz w:val="24"/>
          <w:szCs w:val="24"/>
        </w:rPr>
        <w:t>2016</w:t>
      </w:r>
      <w:r w:rsidR="001562DF">
        <w:rPr>
          <w:rFonts w:ascii="Times New Roman" w:hAnsi="Times New Roman" w:cs="Times New Roman"/>
          <w:sz w:val="24"/>
          <w:szCs w:val="24"/>
        </w:rPr>
        <w:t>.</w:t>
      </w:r>
      <w:r w:rsidRPr="00770FE0">
        <w:rPr>
          <w:rFonts w:ascii="Times New Roman" w:hAnsi="Times New Roman" w:cs="Times New Roman"/>
          <w:sz w:val="24"/>
          <w:szCs w:val="24"/>
        </w:rPr>
        <w:t xml:space="preserve"> Geographic variability of </w:t>
      </w:r>
      <w:r w:rsidRPr="001562DF">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diet: from oceanic island to continental populations. </w:t>
      </w:r>
      <w:r w:rsidRPr="001562DF">
        <w:rPr>
          <w:rFonts w:ascii="Times New Roman" w:hAnsi="Times New Roman" w:cs="Times New Roman"/>
          <w:i/>
          <w:iCs/>
          <w:sz w:val="24"/>
          <w:szCs w:val="24"/>
        </w:rPr>
        <w:t>Aquat</w:t>
      </w:r>
      <w:r w:rsidR="001562DF" w:rsidRPr="001562DF">
        <w:rPr>
          <w:rFonts w:ascii="Times New Roman" w:hAnsi="Times New Roman" w:cs="Times New Roman"/>
          <w:i/>
          <w:iCs/>
          <w:sz w:val="24"/>
          <w:szCs w:val="24"/>
        </w:rPr>
        <w:t>ic</w:t>
      </w:r>
      <w:r w:rsidRPr="001562DF">
        <w:rPr>
          <w:rFonts w:ascii="Times New Roman" w:hAnsi="Times New Roman" w:cs="Times New Roman"/>
          <w:i/>
          <w:iCs/>
          <w:sz w:val="24"/>
          <w:szCs w:val="24"/>
        </w:rPr>
        <w:t xml:space="preserve"> Biol</w:t>
      </w:r>
      <w:r w:rsidR="001562DF" w:rsidRPr="001562DF">
        <w:rPr>
          <w:rFonts w:ascii="Times New Roman" w:hAnsi="Times New Roman" w:cs="Times New Roman"/>
          <w:i/>
          <w:iCs/>
          <w:sz w:val="24"/>
          <w:szCs w:val="24"/>
        </w:rPr>
        <w:t>ogy</w:t>
      </w:r>
      <w:r w:rsidRPr="00770FE0">
        <w:rPr>
          <w:rFonts w:ascii="Times New Roman" w:hAnsi="Times New Roman" w:cs="Times New Roman"/>
          <w:sz w:val="24"/>
          <w:szCs w:val="24"/>
        </w:rPr>
        <w:t xml:space="preserve"> 25:17–27. </w:t>
      </w:r>
      <w:proofErr w:type="spellStart"/>
      <w:r w:rsidR="001562DF">
        <w:rPr>
          <w:rFonts w:ascii="Times New Roman" w:hAnsi="Times New Roman" w:cs="Times New Roman"/>
          <w:sz w:val="24"/>
          <w:szCs w:val="24"/>
        </w:rPr>
        <w:t>doi</w:t>
      </w:r>
      <w:proofErr w:type="spellEnd"/>
      <w:r w:rsidR="001562DF">
        <w:rPr>
          <w:rFonts w:ascii="Times New Roman" w:hAnsi="Times New Roman" w:cs="Times New Roman"/>
          <w:sz w:val="24"/>
          <w:szCs w:val="24"/>
        </w:rPr>
        <w:t xml:space="preserve">: </w:t>
      </w:r>
      <w:r w:rsidRPr="00770FE0">
        <w:rPr>
          <w:rFonts w:ascii="Times New Roman" w:hAnsi="Times New Roman" w:cs="Times New Roman"/>
          <w:sz w:val="24"/>
          <w:szCs w:val="24"/>
        </w:rPr>
        <w:t>https://doi.org/10.3354/ab00655</w:t>
      </w:r>
      <w:r w:rsidR="000B2A3C">
        <w:rPr>
          <w:rFonts w:ascii="Times New Roman" w:hAnsi="Times New Roman" w:cs="Times New Roman"/>
          <w:sz w:val="24"/>
          <w:szCs w:val="24"/>
        </w:rPr>
        <w:t>.</w:t>
      </w:r>
    </w:p>
    <w:p w14:paraId="7172EE1A" w14:textId="3954793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Leite TS, </w:t>
      </w:r>
      <w:proofErr w:type="spellStart"/>
      <w:r w:rsidRPr="00770FE0">
        <w:rPr>
          <w:rFonts w:ascii="Times New Roman" w:hAnsi="Times New Roman" w:cs="Times New Roman"/>
          <w:sz w:val="24"/>
          <w:szCs w:val="24"/>
        </w:rPr>
        <w:t>Haimovici</w:t>
      </w:r>
      <w:proofErr w:type="spellEnd"/>
      <w:r w:rsidRPr="00770FE0">
        <w:rPr>
          <w:rFonts w:ascii="Times New Roman" w:hAnsi="Times New Roman" w:cs="Times New Roman"/>
          <w:sz w:val="24"/>
          <w:szCs w:val="24"/>
        </w:rPr>
        <w:t xml:space="preserve"> M, Mather J</w:t>
      </w:r>
      <w:r w:rsidR="001562DF">
        <w:rPr>
          <w:rFonts w:ascii="Times New Roman" w:hAnsi="Times New Roman" w:cs="Times New Roman"/>
          <w:sz w:val="24"/>
          <w:szCs w:val="24"/>
        </w:rPr>
        <w:t>.</w:t>
      </w:r>
      <w:r w:rsidRPr="00770FE0">
        <w:rPr>
          <w:rFonts w:ascii="Times New Roman" w:hAnsi="Times New Roman" w:cs="Times New Roman"/>
          <w:sz w:val="24"/>
          <w:szCs w:val="24"/>
        </w:rPr>
        <w:t xml:space="preserve"> 2009a</w:t>
      </w:r>
      <w:r w:rsidR="001562DF">
        <w:rPr>
          <w:rFonts w:ascii="Times New Roman" w:hAnsi="Times New Roman" w:cs="Times New Roman"/>
          <w:sz w:val="24"/>
          <w:szCs w:val="24"/>
        </w:rPr>
        <w:t>.</w:t>
      </w:r>
      <w:r w:rsidRPr="00770FE0">
        <w:rPr>
          <w:rFonts w:ascii="Times New Roman" w:hAnsi="Times New Roman" w:cs="Times New Roman"/>
          <w:sz w:val="24"/>
          <w:szCs w:val="24"/>
        </w:rPr>
        <w:t xml:space="preserve"> </w:t>
      </w:r>
      <w:r w:rsidRPr="001562DF">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Octopodidae</w:t>
      </w:r>
      <w:proofErr w:type="spellEnd"/>
      <w:r w:rsidRPr="00770FE0">
        <w:rPr>
          <w:rFonts w:ascii="Times New Roman" w:hAnsi="Times New Roman" w:cs="Times New Roman"/>
          <w:sz w:val="24"/>
          <w:szCs w:val="24"/>
        </w:rPr>
        <w:t xml:space="preserve">), evidences of a specialized predator and a time-minimizing hunter. </w:t>
      </w:r>
      <w:r w:rsidRPr="001562DF">
        <w:rPr>
          <w:rFonts w:ascii="Times New Roman" w:hAnsi="Times New Roman" w:cs="Times New Roman"/>
          <w:i/>
          <w:iCs/>
          <w:sz w:val="24"/>
          <w:szCs w:val="24"/>
        </w:rPr>
        <w:t>Mar</w:t>
      </w:r>
      <w:r w:rsidR="001562DF" w:rsidRPr="001562DF">
        <w:rPr>
          <w:rFonts w:ascii="Times New Roman" w:hAnsi="Times New Roman" w:cs="Times New Roman"/>
          <w:i/>
          <w:iCs/>
          <w:sz w:val="24"/>
          <w:szCs w:val="24"/>
        </w:rPr>
        <w:t>ine</w:t>
      </w:r>
      <w:r w:rsidRPr="001562DF">
        <w:rPr>
          <w:rFonts w:ascii="Times New Roman" w:hAnsi="Times New Roman" w:cs="Times New Roman"/>
          <w:i/>
          <w:iCs/>
          <w:sz w:val="24"/>
          <w:szCs w:val="24"/>
        </w:rPr>
        <w:t xml:space="preserve"> Biol</w:t>
      </w:r>
      <w:r w:rsidR="001562DF" w:rsidRPr="001562DF">
        <w:rPr>
          <w:rFonts w:ascii="Times New Roman" w:hAnsi="Times New Roman" w:cs="Times New Roman"/>
          <w:i/>
          <w:iCs/>
          <w:sz w:val="24"/>
          <w:szCs w:val="24"/>
        </w:rPr>
        <w:t>ogy</w:t>
      </w:r>
      <w:r w:rsidRPr="00770FE0">
        <w:rPr>
          <w:rFonts w:ascii="Times New Roman" w:hAnsi="Times New Roman" w:cs="Times New Roman"/>
          <w:sz w:val="24"/>
          <w:szCs w:val="24"/>
        </w:rPr>
        <w:t xml:space="preserve"> 156:2355–2367. </w:t>
      </w:r>
      <w:proofErr w:type="spellStart"/>
      <w:r w:rsidR="001562DF">
        <w:rPr>
          <w:rFonts w:ascii="Times New Roman" w:hAnsi="Times New Roman" w:cs="Times New Roman"/>
          <w:sz w:val="24"/>
          <w:szCs w:val="24"/>
        </w:rPr>
        <w:t>doi</w:t>
      </w:r>
      <w:proofErr w:type="spellEnd"/>
      <w:r w:rsidR="001562DF">
        <w:rPr>
          <w:rFonts w:ascii="Times New Roman" w:hAnsi="Times New Roman" w:cs="Times New Roman"/>
          <w:sz w:val="24"/>
          <w:szCs w:val="24"/>
        </w:rPr>
        <w:t xml:space="preserve">: </w:t>
      </w:r>
      <w:r w:rsidRPr="00770FE0">
        <w:rPr>
          <w:rFonts w:ascii="Times New Roman" w:hAnsi="Times New Roman" w:cs="Times New Roman"/>
          <w:sz w:val="24"/>
          <w:szCs w:val="24"/>
        </w:rPr>
        <w:t>https://doi.org/10.1007/s00227-009-1264-4</w:t>
      </w:r>
      <w:r w:rsidR="000B2A3C">
        <w:rPr>
          <w:rFonts w:ascii="Times New Roman" w:hAnsi="Times New Roman" w:cs="Times New Roman"/>
          <w:sz w:val="24"/>
          <w:szCs w:val="24"/>
        </w:rPr>
        <w:t>.</w:t>
      </w:r>
    </w:p>
    <w:p w14:paraId="612552F4" w14:textId="6C25733B"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2417B9">
        <w:rPr>
          <w:rFonts w:ascii="Times New Roman" w:hAnsi="Times New Roman" w:cs="Times New Roman"/>
          <w:sz w:val="24"/>
          <w:szCs w:val="24"/>
        </w:rPr>
        <w:t xml:space="preserve">Leite TS, </w:t>
      </w:r>
      <w:proofErr w:type="spellStart"/>
      <w:r w:rsidRPr="002417B9">
        <w:rPr>
          <w:rFonts w:ascii="Times New Roman" w:hAnsi="Times New Roman" w:cs="Times New Roman"/>
          <w:sz w:val="24"/>
          <w:szCs w:val="24"/>
        </w:rPr>
        <w:t>Haimovici</w:t>
      </w:r>
      <w:proofErr w:type="spellEnd"/>
      <w:r w:rsidRPr="002417B9">
        <w:rPr>
          <w:rFonts w:ascii="Times New Roman" w:hAnsi="Times New Roman" w:cs="Times New Roman"/>
          <w:sz w:val="24"/>
          <w:szCs w:val="24"/>
        </w:rPr>
        <w:t xml:space="preserve"> M, Mather J, Oliveira JEL</w:t>
      </w:r>
      <w:r w:rsidR="001562DF" w:rsidRPr="002417B9">
        <w:rPr>
          <w:rFonts w:ascii="Times New Roman" w:hAnsi="Times New Roman" w:cs="Times New Roman"/>
          <w:sz w:val="24"/>
          <w:szCs w:val="24"/>
        </w:rPr>
        <w:t xml:space="preserve">. </w:t>
      </w:r>
      <w:r w:rsidRPr="002417B9">
        <w:rPr>
          <w:rFonts w:ascii="Times New Roman" w:hAnsi="Times New Roman" w:cs="Times New Roman"/>
          <w:sz w:val="24"/>
          <w:szCs w:val="24"/>
        </w:rPr>
        <w:t>2009b</w:t>
      </w:r>
      <w:r w:rsidR="001562DF" w:rsidRPr="002417B9">
        <w:rPr>
          <w:rFonts w:ascii="Times New Roman" w:hAnsi="Times New Roman" w:cs="Times New Roman"/>
          <w:sz w:val="24"/>
          <w:szCs w:val="24"/>
        </w:rPr>
        <w:t>.</w:t>
      </w:r>
      <w:r w:rsidRPr="002417B9">
        <w:rPr>
          <w:rFonts w:ascii="Times New Roman" w:hAnsi="Times New Roman" w:cs="Times New Roman"/>
          <w:sz w:val="24"/>
          <w:szCs w:val="24"/>
        </w:rPr>
        <w:t xml:space="preserve"> </w:t>
      </w:r>
      <w:r w:rsidRPr="00770FE0">
        <w:rPr>
          <w:rFonts w:ascii="Times New Roman" w:hAnsi="Times New Roman" w:cs="Times New Roman"/>
          <w:sz w:val="24"/>
          <w:szCs w:val="24"/>
        </w:rPr>
        <w:t>Habitat, distribution, and abundance of the commercial octopus (</w:t>
      </w:r>
      <w:r w:rsidRPr="001562DF">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in a tropical oceanic island, Brazil: Information for </w:t>
      </w:r>
      <w:r w:rsidRPr="00770FE0">
        <w:rPr>
          <w:rFonts w:ascii="Times New Roman" w:hAnsi="Times New Roman" w:cs="Times New Roman"/>
          <w:sz w:val="24"/>
          <w:szCs w:val="24"/>
        </w:rPr>
        <w:lastRenderedPageBreak/>
        <w:t xml:space="preserve">management of an artisanal fishery inside a marine protected area. </w:t>
      </w:r>
      <w:r w:rsidRPr="001562DF">
        <w:rPr>
          <w:rFonts w:ascii="Times New Roman" w:hAnsi="Times New Roman" w:cs="Times New Roman"/>
          <w:i/>
          <w:iCs/>
          <w:sz w:val="24"/>
          <w:szCs w:val="24"/>
        </w:rPr>
        <w:t>Fish Res</w:t>
      </w:r>
      <w:r w:rsidR="001562DF" w:rsidRPr="001562DF">
        <w:rPr>
          <w:rFonts w:ascii="Times New Roman" w:hAnsi="Times New Roman" w:cs="Times New Roman"/>
          <w:i/>
          <w:iCs/>
          <w:sz w:val="24"/>
          <w:szCs w:val="24"/>
        </w:rPr>
        <w:t>earch</w:t>
      </w:r>
      <w:r w:rsidRPr="00770FE0">
        <w:rPr>
          <w:rFonts w:ascii="Times New Roman" w:hAnsi="Times New Roman" w:cs="Times New Roman"/>
          <w:sz w:val="24"/>
          <w:szCs w:val="24"/>
        </w:rPr>
        <w:t xml:space="preserve"> 98:85–91. </w:t>
      </w:r>
      <w:proofErr w:type="spellStart"/>
      <w:r w:rsidR="001562DF">
        <w:rPr>
          <w:rFonts w:ascii="Times New Roman" w:hAnsi="Times New Roman" w:cs="Times New Roman"/>
          <w:sz w:val="24"/>
          <w:szCs w:val="24"/>
        </w:rPr>
        <w:t>doi</w:t>
      </w:r>
      <w:proofErr w:type="spellEnd"/>
      <w:r w:rsidR="001562DF">
        <w:rPr>
          <w:rFonts w:ascii="Times New Roman" w:hAnsi="Times New Roman" w:cs="Times New Roman"/>
          <w:sz w:val="24"/>
          <w:szCs w:val="24"/>
        </w:rPr>
        <w:t xml:space="preserve">: </w:t>
      </w:r>
      <w:r w:rsidRPr="00770FE0">
        <w:rPr>
          <w:rFonts w:ascii="Times New Roman" w:hAnsi="Times New Roman" w:cs="Times New Roman"/>
          <w:sz w:val="24"/>
          <w:szCs w:val="24"/>
        </w:rPr>
        <w:t>https://doi.org/10.1016/j.fishres.2009.04.001</w:t>
      </w:r>
      <w:r w:rsidR="000B2A3C">
        <w:rPr>
          <w:rFonts w:ascii="Times New Roman" w:hAnsi="Times New Roman" w:cs="Times New Roman"/>
          <w:sz w:val="24"/>
          <w:szCs w:val="24"/>
        </w:rPr>
        <w:t>.</w:t>
      </w:r>
    </w:p>
    <w:p w14:paraId="6FEC500D" w14:textId="480A9381" w:rsidR="00232C9D" w:rsidRPr="001C59E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2417B9">
        <w:rPr>
          <w:rFonts w:ascii="Times New Roman" w:hAnsi="Times New Roman" w:cs="Times New Roman"/>
          <w:sz w:val="24"/>
          <w:szCs w:val="24"/>
        </w:rPr>
        <w:t xml:space="preserve">Li L, Cai F, Qi H, </w:t>
      </w:r>
      <w:r w:rsidR="001C59E6" w:rsidRPr="002417B9">
        <w:rPr>
          <w:rFonts w:ascii="Times New Roman" w:hAnsi="Times New Roman" w:cs="Times New Roman"/>
          <w:sz w:val="24"/>
          <w:szCs w:val="24"/>
        </w:rPr>
        <w:t xml:space="preserve">Qiao L, Zhao S, Liu G, Liu J. </w:t>
      </w:r>
      <w:r w:rsidRPr="002417B9">
        <w:rPr>
          <w:rFonts w:ascii="Times New Roman" w:hAnsi="Times New Roman" w:cs="Times New Roman"/>
          <w:sz w:val="24"/>
          <w:szCs w:val="24"/>
        </w:rPr>
        <w:t>2023</w:t>
      </w:r>
      <w:r w:rsidR="001C59E6" w:rsidRPr="002417B9">
        <w:rPr>
          <w:rFonts w:ascii="Times New Roman" w:hAnsi="Times New Roman" w:cs="Times New Roman"/>
          <w:sz w:val="24"/>
          <w:szCs w:val="24"/>
        </w:rPr>
        <w:t>.</w:t>
      </w:r>
      <w:r w:rsidRPr="002417B9">
        <w:rPr>
          <w:rFonts w:ascii="Times New Roman" w:hAnsi="Times New Roman" w:cs="Times New Roman"/>
          <w:sz w:val="24"/>
          <w:szCs w:val="24"/>
        </w:rPr>
        <w:t xml:space="preserve"> </w:t>
      </w:r>
      <w:r w:rsidRPr="00770FE0">
        <w:rPr>
          <w:rFonts w:ascii="Times New Roman" w:hAnsi="Times New Roman" w:cs="Times New Roman"/>
          <w:sz w:val="24"/>
          <w:szCs w:val="24"/>
        </w:rPr>
        <w:t xml:space="preserve">Typhoon vs. cold wave: a comparative assessment of geomorphic response and boulder displacement using RFID technology. </w:t>
      </w:r>
      <w:r w:rsidR="001C59E6" w:rsidRPr="001C59E6">
        <w:rPr>
          <w:rFonts w:ascii="Times New Roman" w:hAnsi="Times New Roman" w:cs="Times New Roman"/>
          <w:i/>
          <w:iCs/>
          <w:sz w:val="24"/>
          <w:szCs w:val="24"/>
          <w:lang w:val="pt-BR"/>
        </w:rPr>
        <w:t xml:space="preserve">Acta </w:t>
      </w:r>
      <w:proofErr w:type="spellStart"/>
      <w:r w:rsidR="001C59E6" w:rsidRPr="001C59E6">
        <w:rPr>
          <w:rFonts w:ascii="Times New Roman" w:hAnsi="Times New Roman" w:cs="Times New Roman"/>
          <w:i/>
          <w:iCs/>
          <w:sz w:val="24"/>
          <w:szCs w:val="24"/>
          <w:lang w:val="pt-BR"/>
        </w:rPr>
        <w:t>Oceanologica</w:t>
      </w:r>
      <w:proofErr w:type="spellEnd"/>
      <w:r w:rsidR="001C59E6" w:rsidRPr="001C59E6">
        <w:rPr>
          <w:rFonts w:ascii="Times New Roman" w:hAnsi="Times New Roman" w:cs="Times New Roman"/>
          <w:i/>
          <w:iCs/>
          <w:sz w:val="24"/>
          <w:szCs w:val="24"/>
          <w:lang w:val="pt-BR"/>
        </w:rPr>
        <w:t xml:space="preserve"> </w:t>
      </w:r>
      <w:proofErr w:type="spellStart"/>
      <w:r w:rsidR="001C59E6" w:rsidRPr="001C59E6">
        <w:rPr>
          <w:rFonts w:ascii="Times New Roman" w:hAnsi="Times New Roman" w:cs="Times New Roman"/>
          <w:i/>
          <w:iCs/>
          <w:sz w:val="24"/>
          <w:szCs w:val="24"/>
          <w:lang w:val="pt-BR"/>
        </w:rPr>
        <w:t>Sinica</w:t>
      </w:r>
      <w:proofErr w:type="spellEnd"/>
      <w:r w:rsidR="001C59E6" w:rsidRPr="001C59E6">
        <w:rPr>
          <w:rFonts w:ascii="Times New Roman" w:hAnsi="Times New Roman" w:cs="Times New Roman"/>
          <w:sz w:val="24"/>
          <w:szCs w:val="24"/>
          <w:lang w:val="pt-BR"/>
        </w:rPr>
        <w:t xml:space="preserve"> </w:t>
      </w:r>
      <w:r w:rsidRPr="001C59E6">
        <w:rPr>
          <w:rFonts w:ascii="Times New Roman" w:hAnsi="Times New Roman" w:cs="Times New Roman"/>
          <w:sz w:val="24"/>
          <w:szCs w:val="24"/>
          <w:lang w:val="pt-BR"/>
        </w:rPr>
        <w:t xml:space="preserve">42:25–40. </w:t>
      </w:r>
      <w:proofErr w:type="spellStart"/>
      <w:r w:rsidR="001C59E6" w:rsidRPr="001C59E6">
        <w:rPr>
          <w:rFonts w:ascii="Times New Roman" w:hAnsi="Times New Roman" w:cs="Times New Roman"/>
          <w:sz w:val="24"/>
          <w:szCs w:val="24"/>
          <w:lang w:val="pt-BR"/>
        </w:rPr>
        <w:t>doi</w:t>
      </w:r>
      <w:proofErr w:type="spellEnd"/>
      <w:r w:rsidR="001C59E6" w:rsidRPr="001C59E6">
        <w:rPr>
          <w:rFonts w:ascii="Times New Roman" w:hAnsi="Times New Roman" w:cs="Times New Roman"/>
          <w:sz w:val="24"/>
          <w:szCs w:val="24"/>
          <w:lang w:val="pt-BR"/>
        </w:rPr>
        <w:t xml:space="preserve">: </w:t>
      </w:r>
      <w:r w:rsidRPr="001C59E6">
        <w:rPr>
          <w:rFonts w:ascii="Times New Roman" w:hAnsi="Times New Roman" w:cs="Times New Roman"/>
          <w:sz w:val="24"/>
          <w:szCs w:val="24"/>
          <w:lang w:val="pt-BR"/>
        </w:rPr>
        <w:t>https://doi.org/10.1007/s13131-022-2083-4</w:t>
      </w:r>
      <w:r w:rsidR="001C59E6" w:rsidRPr="001C59E6">
        <w:rPr>
          <w:rFonts w:ascii="Times New Roman" w:hAnsi="Times New Roman" w:cs="Times New Roman"/>
          <w:sz w:val="24"/>
          <w:szCs w:val="24"/>
          <w:lang w:val="pt-BR"/>
        </w:rPr>
        <w:t>.</w:t>
      </w:r>
    </w:p>
    <w:p w14:paraId="57C7F4C3" w14:textId="5AE0D136"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1C59E6">
        <w:rPr>
          <w:rFonts w:ascii="Times New Roman" w:hAnsi="Times New Roman" w:cs="Times New Roman"/>
          <w:sz w:val="24"/>
          <w:szCs w:val="24"/>
          <w:lang w:val="pt-BR"/>
        </w:rPr>
        <w:t xml:space="preserve">Liao W, </w:t>
      </w:r>
      <w:proofErr w:type="spellStart"/>
      <w:r w:rsidRPr="001C59E6">
        <w:rPr>
          <w:rFonts w:ascii="Times New Roman" w:hAnsi="Times New Roman" w:cs="Times New Roman"/>
          <w:sz w:val="24"/>
          <w:szCs w:val="24"/>
          <w:lang w:val="pt-BR"/>
        </w:rPr>
        <w:t>Zanca</w:t>
      </w:r>
      <w:proofErr w:type="spellEnd"/>
      <w:r w:rsidRPr="001C59E6">
        <w:rPr>
          <w:rFonts w:ascii="Times New Roman" w:hAnsi="Times New Roman" w:cs="Times New Roman"/>
          <w:sz w:val="24"/>
          <w:szCs w:val="24"/>
          <w:lang w:val="pt-BR"/>
        </w:rPr>
        <w:t xml:space="preserve"> T, </w:t>
      </w:r>
      <w:proofErr w:type="spellStart"/>
      <w:r w:rsidRPr="001C59E6">
        <w:rPr>
          <w:rFonts w:ascii="Times New Roman" w:hAnsi="Times New Roman" w:cs="Times New Roman"/>
          <w:sz w:val="24"/>
          <w:szCs w:val="24"/>
          <w:lang w:val="pt-BR"/>
        </w:rPr>
        <w:t>Niemelä</w:t>
      </w:r>
      <w:proofErr w:type="spellEnd"/>
      <w:r w:rsidRPr="001C59E6">
        <w:rPr>
          <w:rFonts w:ascii="Times New Roman" w:hAnsi="Times New Roman" w:cs="Times New Roman"/>
          <w:sz w:val="24"/>
          <w:szCs w:val="24"/>
          <w:lang w:val="pt-BR"/>
        </w:rPr>
        <w:t xml:space="preserve"> J</w:t>
      </w:r>
      <w:r w:rsidR="001C59E6">
        <w:rPr>
          <w:rFonts w:ascii="Times New Roman" w:hAnsi="Times New Roman" w:cs="Times New Roman"/>
          <w:sz w:val="24"/>
          <w:szCs w:val="24"/>
          <w:lang w:val="pt-BR"/>
        </w:rPr>
        <w:t xml:space="preserve">. </w:t>
      </w:r>
      <w:r w:rsidRPr="001C59E6">
        <w:rPr>
          <w:rFonts w:ascii="Times New Roman" w:hAnsi="Times New Roman" w:cs="Times New Roman"/>
          <w:sz w:val="24"/>
          <w:szCs w:val="24"/>
          <w:lang w:val="pt-BR"/>
        </w:rPr>
        <w:t>2024</w:t>
      </w:r>
      <w:r w:rsidR="001C59E6" w:rsidRPr="001C59E6">
        <w:rPr>
          <w:rFonts w:ascii="Times New Roman" w:hAnsi="Times New Roman" w:cs="Times New Roman"/>
          <w:sz w:val="24"/>
          <w:szCs w:val="24"/>
          <w:lang w:val="pt-BR"/>
        </w:rPr>
        <w:t>.</w:t>
      </w:r>
      <w:r w:rsidRPr="001C59E6">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Predation risk modifies habitat use and habitat selection of diving beetles (Coleoptera: </w:t>
      </w:r>
      <w:proofErr w:type="spellStart"/>
      <w:r w:rsidRPr="00770FE0">
        <w:rPr>
          <w:rFonts w:ascii="Times New Roman" w:hAnsi="Times New Roman" w:cs="Times New Roman"/>
          <w:sz w:val="24"/>
          <w:szCs w:val="24"/>
        </w:rPr>
        <w:t>Dytiscidae</w:t>
      </w:r>
      <w:proofErr w:type="spellEnd"/>
      <w:r w:rsidRPr="00770FE0">
        <w:rPr>
          <w:rFonts w:ascii="Times New Roman" w:hAnsi="Times New Roman" w:cs="Times New Roman"/>
          <w:sz w:val="24"/>
          <w:szCs w:val="24"/>
        </w:rPr>
        <w:t xml:space="preserve">) in an Urban </w:t>
      </w:r>
      <w:proofErr w:type="spellStart"/>
      <w:r w:rsidRPr="00770FE0">
        <w:rPr>
          <w:rFonts w:ascii="Times New Roman" w:hAnsi="Times New Roman" w:cs="Times New Roman"/>
          <w:sz w:val="24"/>
          <w:szCs w:val="24"/>
        </w:rPr>
        <w:t>Pondscape</w:t>
      </w:r>
      <w:proofErr w:type="spellEnd"/>
      <w:r w:rsidRPr="00770FE0">
        <w:rPr>
          <w:rFonts w:ascii="Times New Roman" w:hAnsi="Times New Roman" w:cs="Times New Roman"/>
          <w:sz w:val="24"/>
          <w:szCs w:val="24"/>
        </w:rPr>
        <w:t xml:space="preserve">. </w:t>
      </w:r>
      <w:r w:rsidRPr="001C59E6">
        <w:rPr>
          <w:rFonts w:ascii="Times New Roman" w:hAnsi="Times New Roman" w:cs="Times New Roman"/>
          <w:i/>
          <w:iCs/>
          <w:sz w:val="24"/>
          <w:szCs w:val="24"/>
        </w:rPr>
        <w:t>Global Ecology and Conservation</w:t>
      </w:r>
      <w:r w:rsidRPr="00770FE0">
        <w:rPr>
          <w:rFonts w:ascii="Times New Roman" w:hAnsi="Times New Roman" w:cs="Times New Roman"/>
          <w:sz w:val="24"/>
          <w:szCs w:val="24"/>
        </w:rPr>
        <w:t xml:space="preserve"> </w:t>
      </w:r>
      <w:proofErr w:type="gramStart"/>
      <w:r w:rsidRPr="00770FE0">
        <w:rPr>
          <w:rFonts w:ascii="Times New Roman" w:hAnsi="Times New Roman" w:cs="Times New Roman"/>
          <w:sz w:val="24"/>
          <w:szCs w:val="24"/>
        </w:rPr>
        <w:t>49:e</w:t>
      </w:r>
      <w:proofErr w:type="gramEnd"/>
      <w:r w:rsidRPr="00770FE0">
        <w:rPr>
          <w:rFonts w:ascii="Times New Roman" w:hAnsi="Times New Roman" w:cs="Times New Roman"/>
          <w:sz w:val="24"/>
          <w:szCs w:val="24"/>
        </w:rPr>
        <w:t>02801.</w:t>
      </w:r>
      <w:r w:rsidR="001C59E6">
        <w:rPr>
          <w:rFonts w:ascii="Times New Roman" w:hAnsi="Times New Roman" w:cs="Times New Roman"/>
          <w:sz w:val="24"/>
          <w:szCs w:val="24"/>
        </w:rPr>
        <w:t xml:space="preserve"> </w:t>
      </w:r>
      <w:proofErr w:type="spellStart"/>
      <w:r w:rsidR="001C59E6">
        <w:rPr>
          <w:rFonts w:ascii="Times New Roman" w:hAnsi="Times New Roman" w:cs="Times New Roman"/>
          <w:sz w:val="24"/>
          <w:szCs w:val="24"/>
        </w:rPr>
        <w:t>doi</w:t>
      </w:r>
      <w:proofErr w:type="spellEnd"/>
      <w:r w:rsidR="001C59E6">
        <w:rPr>
          <w:rFonts w:ascii="Times New Roman" w:hAnsi="Times New Roman" w:cs="Times New Roman"/>
          <w:sz w:val="24"/>
          <w:szCs w:val="24"/>
        </w:rPr>
        <w:t>:</w:t>
      </w:r>
      <w:r w:rsidRPr="00770FE0">
        <w:rPr>
          <w:rFonts w:ascii="Times New Roman" w:hAnsi="Times New Roman" w:cs="Times New Roman"/>
          <w:sz w:val="24"/>
          <w:szCs w:val="24"/>
        </w:rPr>
        <w:t xml:space="preserve"> https://doi.org/10.1016/j.gecco.2024.e02801</w:t>
      </w:r>
      <w:r w:rsidR="001C59E6">
        <w:rPr>
          <w:rFonts w:ascii="Times New Roman" w:hAnsi="Times New Roman" w:cs="Times New Roman"/>
          <w:sz w:val="24"/>
          <w:szCs w:val="24"/>
        </w:rPr>
        <w:t>.</w:t>
      </w:r>
    </w:p>
    <w:p w14:paraId="2D05C85D" w14:textId="6706B54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Linsenmeyer TA</w:t>
      </w:r>
      <w:r w:rsidR="001C59E6">
        <w:rPr>
          <w:rFonts w:ascii="Times New Roman" w:hAnsi="Times New Roman" w:cs="Times New Roman"/>
          <w:sz w:val="24"/>
          <w:szCs w:val="24"/>
        </w:rPr>
        <w:t xml:space="preserve">. </w:t>
      </w:r>
      <w:r w:rsidRPr="00770FE0">
        <w:rPr>
          <w:rFonts w:ascii="Times New Roman" w:hAnsi="Times New Roman" w:cs="Times New Roman"/>
          <w:sz w:val="24"/>
          <w:szCs w:val="24"/>
        </w:rPr>
        <w:t>1975</w:t>
      </w:r>
      <w:r w:rsidR="001C59E6">
        <w:rPr>
          <w:rFonts w:ascii="Times New Roman" w:hAnsi="Times New Roman" w:cs="Times New Roman"/>
          <w:sz w:val="24"/>
          <w:szCs w:val="24"/>
        </w:rPr>
        <w:t>.</w:t>
      </w:r>
      <w:r w:rsidRPr="00770FE0">
        <w:rPr>
          <w:rFonts w:ascii="Times New Roman" w:hAnsi="Times New Roman" w:cs="Times New Roman"/>
          <w:sz w:val="24"/>
          <w:szCs w:val="24"/>
        </w:rPr>
        <w:t xml:space="preserve"> The Resistance of five species of Polyplacophorans to removal from Natural and Artificial Surfaces. </w:t>
      </w:r>
      <w:r w:rsidR="001C59E6" w:rsidRPr="001C59E6">
        <w:rPr>
          <w:rFonts w:ascii="Times New Roman" w:hAnsi="Times New Roman" w:cs="Times New Roman"/>
          <w:i/>
          <w:iCs/>
          <w:sz w:val="24"/>
          <w:szCs w:val="24"/>
        </w:rPr>
        <w:t xml:space="preserve">The </w:t>
      </w:r>
      <w:r w:rsidRPr="001C59E6">
        <w:rPr>
          <w:rFonts w:ascii="Times New Roman" w:hAnsi="Times New Roman" w:cs="Times New Roman"/>
          <w:i/>
          <w:iCs/>
          <w:sz w:val="24"/>
          <w:szCs w:val="24"/>
        </w:rPr>
        <w:t>Veliger</w:t>
      </w:r>
      <w:r w:rsidRPr="00770FE0">
        <w:rPr>
          <w:rFonts w:ascii="Times New Roman" w:hAnsi="Times New Roman" w:cs="Times New Roman"/>
          <w:sz w:val="24"/>
          <w:szCs w:val="24"/>
        </w:rPr>
        <w:t xml:space="preserve"> 18:83–86</w:t>
      </w:r>
      <w:r w:rsidR="001C59E6">
        <w:rPr>
          <w:rFonts w:ascii="Times New Roman" w:hAnsi="Times New Roman" w:cs="Times New Roman"/>
          <w:sz w:val="24"/>
          <w:szCs w:val="24"/>
        </w:rPr>
        <w:t>.</w:t>
      </w:r>
    </w:p>
    <w:p w14:paraId="51E4645C" w14:textId="237897BB"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Liversage K, </w:t>
      </w:r>
      <w:proofErr w:type="spellStart"/>
      <w:r w:rsidRPr="00770FE0">
        <w:rPr>
          <w:rFonts w:ascii="Times New Roman" w:hAnsi="Times New Roman" w:cs="Times New Roman"/>
          <w:sz w:val="24"/>
          <w:szCs w:val="24"/>
        </w:rPr>
        <w:t>Benkendorff</w:t>
      </w:r>
      <w:proofErr w:type="spellEnd"/>
      <w:r w:rsidRPr="00770FE0">
        <w:rPr>
          <w:rFonts w:ascii="Times New Roman" w:hAnsi="Times New Roman" w:cs="Times New Roman"/>
          <w:sz w:val="24"/>
          <w:szCs w:val="24"/>
        </w:rPr>
        <w:t xml:space="preserve"> K</w:t>
      </w:r>
      <w:r w:rsidR="001C59E6">
        <w:rPr>
          <w:rFonts w:ascii="Times New Roman" w:hAnsi="Times New Roman" w:cs="Times New Roman"/>
          <w:sz w:val="24"/>
          <w:szCs w:val="24"/>
        </w:rPr>
        <w:t xml:space="preserve">. </w:t>
      </w:r>
      <w:r w:rsidRPr="00770FE0">
        <w:rPr>
          <w:rFonts w:ascii="Times New Roman" w:hAnsi="Times New Roman" w:cs="Times New Roman"/>
          <w:sz w:val="24"/>
          <w:szCs w:val="24"/>
        </w:rPr>
        <w:t>2017</w:t>
      </w:r>
      <w:r w:rsidR="001C59E6">
        <w:rPr>
          <w:rFonts w:ascii="Times New Roman" w:hAnsi="Times New Roman" w:cs="Times New Roman"/>
          <w:sz w:val="24"/>
          <w:szCs w:val="24"/>
        </w:rPr>
        <w:t>.</w:t>
      </w:r>
      <w:r w:rsidRPr="00770FE0">
        <w:rPr>
          <w:rFonts w:ascii="Times New Roman" w:hAnsi="Times New Roman" w:cs="Times New Roman"/>
          <w:sz w:val="24"/>
          <w:szCs w:val="24"/>
        </w:rPr>
        <w:t xml:space="preserve"> The first observations of </w:t>
      </w:r>
      <w:proofErr w:type="spellStart"/>
      <w:r w:rsidRPr="00770FE0">
        <w:rPr>
          <w:rFonts w:ascii="Times New Roman" w:hAnsi="Times New Roman" w:cs="Times New Roman"/>
          <w:sz w:val="24"/>
          <w:szCs w:val="24"/>
        </w:rPr>
        <w:t>Ischnochiton</w:t>
      </w:r>
      <w:proofErr w:type="spellEnd"/>
      <w:r w:rsidRPr="00770FE0">
        <w:rPr>
          <w:rFonts w:ascii="Times New Roman" w:hAnsi="Times New Roman" w:cs="Times New Roman"/>
          <w:sz w:val="24"/>
          <w:szCs w:val="24"/>
        </w:rPr>
        <w:t xml:space="preserve"> (Mollusca, Polyplacophora) movement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with comparison between habitats differing in complexity. </w:t>
      </w:r>
      <w:proofErr w:type="spellStart"/>
      <w:r w:rsidRPr="001C59E6">
        <w:rPr>
          <w:rFonts w:ascii="Times New Roman" w:hAnsi="Times New Roman" w:cs="Times New Roman"/>
          <w:i/>
          <w:iCs/>
          <w:sz w:val="24"/>
          <w:szCs w:val="24"/>
        </w:rPr>
        <w:t>PeerJ</w:t>
      </w:r>
      <w:proofErr w:type="spellEnd"/>
      <w:r w:rsidRPr="00770FE0">
        <w:rPr>
          <w:rFonts w:ascii="Times New Roman" w:hAnsi="Times New Roman" w:cs="Times New Roman"/>
          <w:sz w:val="24"/>
          <w:szCs w:val="24"/>
        </w:rPr>
        <w:t xml:space="preserve"> </w:t>
      </w:r>
      <w:proofErr w:type="gramStart"/>
      <w:r w:rsidRPr="00770FE0">
        <w:rPr>
          <w:rFonts w:ascii="Times New Roman" w:hAnsi="Times New Roman" w:cs="Times New Roman"/>
          <w:sz w:val="24"/>
          <w:szCs w:val="24"/>
        </w:rPr>
        <w:t>5:e</w:t>
      </w:r>
      <w:proofErr w:type="gramEnd"/>
      <w:r w:rsidRPr="00770FE0">
        <w:rPr>
          <w:rFonts w:ascii="Times New Roman" w:hAnsi="Times New Roman" w:cs="Times New Roman"/>
          <w:sz w:val="24"/>
          <w:szCs w:val="24"/>
        </w:rPr>
        <w:t xml:space="preserve">4180. </w:t>
      </w:r>
      <w:proofErr w:type="spellStart"/>
      <w:r w:rsidR="001C59E6">
        <w:rPr>
          <w:rFonts w:ascii="Times New Roman" w:hAnsi="Times New Roman" w:cs="Times New Roman"/>
          <w:sz w:val="24"/>
          <w:szCs w:val="24"/>
        </w:rPr>
        <w:t>doi</w:t>
      </w:r>
      <w:proofErr w:type="spellEnd"/>
      <w:r w:rsidR="001C59E6">
        <w:rPr>
          <w:rFonts w:ascii="Times New Roman" w:hAnsi="Times New Roman" w:cs="Times New Roman"/>
          <w:sz w:val="24"/>
          <w:szCs w:val="24"/>
        </w:rPr>
        <w:t xml:space="preserve">: </w:t>
      </w:r>
      <w:r w:rsidRPr="00770FE0">
        <w:rPr>
          <w:rFonts w:ascii="Times New Roman" w:hAnsi="Times New Roman" w:cs="Times New Roman"/>
          <w:sz w:val="24"/>
          <w:szCs w:val="24"/>
        </w:rPr>
        <w:t>https://doi.org/10.7717/peerj.4180</w:t>
      </w:r>
      <w:r w:rsidR="001C59E6">
        <w:rPr>
          <w:rFonts w:ascii="Times New Roman" w:hAnsi="Times New Roman" w:cs="Times New Roman"/>
          <w:sz w:val="24"/>
          <w:szCs w:val="24"/>
        </w:rPr>
        <w:t>.</w:t>
      </w:r>
    </w:p>
    <w:p w14:paraId="41EB0FB0" w14:textId="76A42873"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Liversage K, </w:t>
      </w:r>
      <w:proofErr w:type="spellStart"/>
      <w:r w:rsidRPr="00770FE0">
        <w:rPr>
          <w:rFonts w:ascii="Times New Roman" w:hAnsi="Times New Roman" w:cs="Times New Roman"/>
          <w:sz w:val="24"/>
          <w:szCs w:val="24"/>
        </w:rPr>
        <w:t>Benkendorff</w:t>
      </w:r>
      <w:proofErr w:type="spellEnd"/>
      <w:r w:rsidRPr="00770FE0">
        <w:rPr>
          <w:rFonts w:ascii="Times New Roman" w:hAnsi="Times New Roman" w:cs="Times New Roman"/>
          <w:sz w:val="24"/>
          <w:szCs w:val="24"/>
        </w:rPr>
        <w:t xml:space="preserve"> K</w:t>
      </w:r>
      <w:r w:rsidR="001C59E6">
        <w:rPr>
          <w:rFonts w:ascii="Times New Roman" w:hAnsi="Times New Roman" w:cs="Times New Roman"/>
          <w:sz w:val="24"/>
          <w:szCs w:val="24"/>
        </w:rPr>
        <w:t xml:space="preserve">. </w:t>
      </w:r>
      <w:r w:rsidRPr="00770FE0">
        <w:rPr>
          <w:rFonts w:ascii="Times New Roman" w:hAnsi="Times New Roman" w:cs="Times New Roman"/>
          <w:sz w:val="24"/>
          <w:szCs w:val="24"/>
        </w:rPr>
        <w:t>2013</w:t>
      </w:r>
      <w:r w:rsidR="001C59E6">
        <w:rPr>
          <w:rFonts w:ascii="Times New Roman" w:hAnsi="Times New Roman" w:cs="Times New Roman"/>
          <w:sz w:val="24"/>
          <w:szCs w:val="24"/>
        </w:rPr>
        <w:t>.</w:t>
      </w:r>
      <w:r w:rsidRPr="00770FE0">
        <w:rPr>
          <w:rFonts w:ascii="Times New Roman" w:hAnsi="Times New Roman" w:cs="Times New Roman"/>
          <w:sz w:val="24"/>
          <w:szCs w:val="24"/>
        </w:rPr>
        <w:t xml:space="preserve"> A preliminary investigation of diversity, abundance, and distributional patterns of chitons in intertidal boulder fields of differing rock type in South Australia. </w:t>
      </w:r>
      <w:r w:rsidRPr="001C59E6">
        <w:rPr>
          <w:rFonts w:ascii="Times New Roman" w:hAnsi="Times New Roman" w:cs="Times New Roman"/>
          <w:i/>
          <w:iCs/>
          <w:sz w:val="24"/>
          <w:szCs w:val="24"/>
        </w:rPr>
        <w:t>Molluscan Research</w:t>
      </w:r>
      <w:r w:rsidRPr="00770FE0">
        <w:rPr>
          <w:rFonts w:ascii="Times New Roman" w:hAnsi="Times New Roman" w:cs="Times New Roman"/>
          <w:sz w:val="24"/>
          <w:szCs w:val="24"/>
        </w:rPr>
        <w:t xml:space="preserve"> 33:24–33.</w:t>
      </w:r>
      <w:r w:rsidR="001C59E6">
        <w:rPr>
          <w:rFonts w:ascii="Times New Roman" w:hAnsi="Times New Roman" w:cs="Times New Roman"/>
          <w:sz w:val="24"/>
          <w:szCs w:val="24"/>
        </w:rPr>
        <w:t xml:space="preserve"> </w:t>
      </w:r>
      <w:proofErr w:type="spellStart"/>
      <w:r w:rsidR="001C59E6">
        <w:rPr>
          <w:rFonts w:ascii="Times New Roman" w:hAnsi="Times New Roman" w:cs="Times New Roman"/>
          <w:sz w:val="24"/>
          <w:szCs w:val="24"/>
        </w:rPr>
        <w:t>doi</w:t>
      </w:r>
      <w:proofErr w:type="spellEnd"/>
      <w:r w:rsidR="001C59E6">
        <w:rPr>
          <w:rFonts w:ascii="Times New Roman" w:hAnsi="Times New Roman" w:cs="Times New Roman"/>
          <w:sz w:val="24"/>
          <w:szCs w:val="24"/>
        </w:rPr>
        <w:t>:</w:t>
      </w:r>
      <w:r w:rsidRPr="00770FE0">
        <w:rPr>
          <w:rFonts w:ascii="Times New Roman" w:hAnsi="Times New Roman" w:cs="Times New Roman"/>
          <w:sz w:val="24"/>
          <w:szCs w:val="24"/>
        </w:rPr>
        <w:t xml:space="preserve"> https://doi.org/10.1080/13235818.2012.754145</w:t>
      </w:r>
      <w:r w:rsidR="001C59E6">
        <w:rPr>
          <w:rFonts w:ascii="Times New Roman" w:hAnsi="Times New Roman" w:cs="Times New Roman"/>
          <w:sz w:val="24"/>
          <w:szCs w:val="24"/>
        </w:rPr>
        <w:t>.</w:t>
      </w:r>
    </w:p>
    <w:p w14:paraId="71C5ACD9" w14:textId="1536E5D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Liversage K, Cole VJ, McQuaid CD, Coleman RA</w:t>
      </w:r>
      <w:r w:rsidR="001C59E6">
        <w:rPr>
          <w:rFonts w:ascii="Times New Roman" w:hAnsi="Times New Roman" w:cs="Times New Roman"/>
          <w:sz w:val="24"/>
          <w:szCs w:val="24"/>
        </w:rPr>
        <w:t xml:space="preserve">. </w:t>
      </w:r>
      <w:r w:rsidRPr="00770FE0">
        <w:rPr>
          <w:rFonts w:ascii="Times New Roman" w:hAnsi="Times New Roman" w:cs="Times New Roman"/>
          <w:sz w:val="24"/>
          <w:szCs w:val="24"/>
        </w:rPr>
        <w:t>2012</w:t>
      </w:r>
      <w:r w:rsidR="001C59E6">
        <w:rPr>
          <w:rFonts w:ascii="Times New Roman" w:hAnsi="Times New Roman" w:cs="Times New Roman"/>
          <w:sz w:val="24"/>
          <w:szCs w:val="24"/>
        </w:rPr>
        <w:t>.</w:t>
      </w:r>
      <w:r w:rsidRPr="00770FE0">
        <w:rPr>
          <w:rFonts w:ascii="Times New Roman" w:hAnsi="Times New Roman" w:cs="Times New Roman"/>
          <w:sz w:val="24"/>
          <w:szCs w:val="24"/>
        </w:rPr>
        <w:t xml:space="preserve"> Intercontinental tests of the effects of habitat patch type on the distribution of chitons within and among patches in intertidal boulder field landscapes. </w:t>
      </w:r>
      <w:r w:rsidRPr="001C59E6">
        <w:rPr>
          <w:rFonts w:ascii="Times New Roman" w:hAnsi="Times New Roman" w:cs="Times New Roman"/>
          <w:i/>
          <w:iCs/>
          <w:sz w:val="24"/>
          <w:szCs w:val="24"/>
        </w:rPr>
        <w:t>Mar</w:t>
      </w:r>
      <w:r w:rsidR="001C59E6" w:rsidRPr="001C59E6">
        <w:rPr>
          <w:rFonts w:ascii="Times New Roman" w:hAnsi="Times New Roman" w:cs="Times New Roman"/>
          <w:i/>
          <w:iCs/>
          <w:sz w:val="24"/>
          <w:szCs w:val="24"/>
        </w:rPr>
        <w:t>ine</w:t>
      </w:r>
      <w:r w:rsidRPr="001C59E6">
        <w:rPr>
          <w:rFonts w:ascii="Times New Roman" w:hAnsi="Times New Roman" w:cs="Times New Roman"/>
          <w:i/>
          <w:iCs/>
          <w:sz w:val="24"/>
          <w:szCs w:val="24"/>
        </w:rPr>
        <w:t xml:space="preserve"> Biol</w:t>
      </w:r>
      <w:r w:rsidR="001C59E6" w:rsidRPr="001C59E6">
        <w:rPr>
          <w:rFonts w:ascii="Times New Roman" w:hAnsi="Times New Roman" w:cs="Times New Roman"/>
          <w:i/>
          <w:iCs/>
          <w:sz w:val="24"/>
          <w:szCs w:val="24"/>
        </w:rPr>
        <w:t>ogy</w:t>
      </w:r>
      <w:r w:rsidR="00894154">
        <w:rPr>
          <w:rFonts w:ascii="Times New Roman" w:hAnsi="Times New Roman" w:cs="Times New Roman"/>
          <w:sz w:val="24"/>
          <w:szCs w:val="24"/>
        </w:rPr>
        <w:t xml:space="preserve"> 159:2777-2786.</w:t>
      </w:r>
      <w:r w:rsidRPr="00770FE0">
        <w:rPr>
          <w:rFonts w:ascii="Times New Roman" w:hAnsi="Times New Roman" w:cs="Times New Roman"/>
          <w:sz w:val="24"/>
          <w:szCs w:val="24"/>
        </w:rPr>
        <w:t xml:space="preserve"> </w:t>
      </w:r>
      <w:proofErr w:type="spellStart"/>
      <w:r w:rsidR="003E1AEC">
        <w:rPr>
          <w:rFonts w:ascii="Times New Roman" w:hAnsi="Times New Roman" w:cs="Times New Roman"/>
          <w:sz w:val="24"/>
          <w:szCs w:val="24"/>
        </w:rPr>
        <w:t>doi</w:t>
      </w:r>
      <w:proofErr w:type="spellEnd"/>
      <w:r w:rsidR="003E1AEC">
        <w:rPr>
          <w:rFonts w:ascii="Times New Roman" w:hAnsi="Times New Roman" w:cs="Times New Roman"/>
          <w:sz w:val="24"/>
          <w:szCs w:val="24"/>
        </w:rPr>
        <w:t xml:space="preserve">: </w:t>
      </w:r>
      <w:r w:rsidRPr="00770FE0">
        <w:rPr>
          <w:rFonts w:ascii="Times New Roman" w:hAnsi="Times New Roman" w:cs="Times New Roman"/>
          <w:sz w:val="24"/>
          <w:szCs w:val="24"/>
        </w:rPr>
        <w:t>https://doi.org/10.1007/s00227-012-2038-y</w:t>
      </w:r>
      <w:r w:rsidR="001C59E6">
        <w:rPr>
          <w:rFonts w:ascii="Times New Roman" w:hAnsi="Times New Roman" w:cs="Times New Roman"/>
          <w:sz w:val="24"/>
          <w:szCs w:val="24"/>
        </w:rPr>
        <w:t>.</w:t>
      </w:r>
    </w:p>
    <w:p w14:paraId="4784FFD6" w14:textId="57B3A2A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Louda</w:t>
      </w:r>
      <w:proofErr w:type="spellEnd"/>
      <w:r w:rsidRPr="00770FE0">
        <w:rPr>
          <w:rFonts w:ascii="Times New Roman" w:hAnsi="Times New Roman" w:cs="Times New Roman"/>
          <w:sz w:val="24"/>
          <w:szCs w:val="24"/>
        </w:rPr>
        <w:t xml:space="preserve"> SM</w:t>
      </w:r>
      <w:r w:rsidR="00894154">
        <w:rPr>
          <w:rFonts w:ascii="Times New Roman" w:hAnsi="Times New Roman" w:cs="Times New Roman"/>
          <w:sz w:val="24"/>
          <w:szCs w:val="24"/>
        </w:rPr>
        <w:t xml:space="preserve">. </w:t>
      </w:r>
      <w:r w:rsidRPr="00770FE0">
        <w:rPr>
          <w:rFonts w:ascii="Times New Roman" w:hAnsi="Times New Roman" w:cs="Times New Roman"/>
          <w:sz w:val="24"/>
          <w:szCs w:val="24"/>
        </w:rPr>
        <w:t>1979</w:t>
      </w:r>
      <w:r w:rsidR="00894154">
        <w:rPr>
          <w:rFonts w:ascii="Times New Roman" w:hAnsi="Times New Roman" w:cs="Times New Roman"/>
          <w:sz w:val="24"/>
          <w:szCs w:val="24"/>
        </w:rPr>
        <w:t>.</w:t>
      </w:r>
      <w:r w:rsidRPr="00770FE0">
        <w:rPr>
          <w:rFonts w:ascii="Times New Roman" w:hAnsi="Times New Roman" w:cs="Times New Roman"/>
          <w:sz w:val="24"/>
          <w:szCs w:val="24"/>
        </w:rPr>
        <w:t xml:space="preserve"> Distribution, movement and diet of the snail </w:t>
      </w:r>
      <w:proofErr w:type="spellStart"/>
      <w:r w:rsidRPr="00894154">
        <w:rPr>
          <w:rFonts w:ascii="Times New Roman" w:hAnsi="Times New Roman" w:cs="Times New Roman"/>
          <w:i/>
          <w:iCs/>
          <w:sz w:val="24"/>
          <w:szCs w:val="24"/>
        </w:rPr>
        <w:t>Searlesia</w:t>
      </w:r>
      <w:proofErr w:type="spellEnd"/>
      <w:r w:rsidRPr="00894154">
        <w:rPr>
          <w:rFonts w:ascii="Times New Roman" w:hAnsi="Times New Roman" w:cs="Times New Roman"/>
          <w:i/>
          <w:iCs/>
          <w:sz w:val="24"/>
          <w:szCs w:val="24"/>
        </w:rPr>
        <w:t xml:space="preserve"> </w:t>
      </w:r>
      <w:proofErr w:type="spellStart"/>
      <w:r w:rsidRPr="00894154">
        <w:rPr>
          <w:rFonts w:ascii="Times New Roman" w:hAnsi="Times New Roman" w:cs="Times New Roman"/>
          <w:i/>
          <w:iCs/>
          <w:sz w:val="24"/>
          <w:szCs w:val="24"/>
        </w:rPr>
        <w:t>dira</w:t>
      </w:r>
      <w:proofErr w:type="spellEnd"/>
      <w:r w:rsidRPr="00770FE0">
        <w:rPr>
          <w:rFonts w:ascii="Times New Roman" w:hAnsi="Times New Roman" w:cs="Times New Roman"/>
          <w:sz w:val="24"/>
          <w:szCs w:val="24"/>
        </w:rPr>
        <w:t xml:space="preserve"> in the intertidal community of San Juan Island, Puget Sound, Washington. </w:t>
      </w:r>
      <w:r w:rsidRPr="00894154">
        <w:rPr>
          <w:rFonts w:ascii="Times New Roman" w:hAnsi="Times New Roman" w:cs="Times New Roman"/>
          <w:i/>
          <w:iCs/>
          <w:sz w:val="24"/>
          <w:szCs w:val="24"/>
        </w:rPr>
        <w:t>Marine Biology</w:t>
      </w:r>
      <w:r w:rsidRPr="00770FE0">
        <w:rPr>
          <w:rFonts w:ascii="Times New Roman" w:hAnsi="Times New Roman" w:cs="Times New Roman"/>
          <w:sz w:val="24"/>
          <w:szCs w:val="24"/>
        </w:rPr>
        <w:t xml:space="preserve"> 51:119–131. </w:t>
      </w:r>
      <w:proofErr w:type="spellStart"/>
      <w:r w:rsidR="00894154">
        <w:rPr>
          <w:rFonts w:ascii="Times New Roman" w:hAnsi="Times New Roman" w:cs="Times New Roman"/>
          <w:sz w:val="24"/>
          <w:szCs w:val="24"/>
        </w:rPr>
        <w:t>doi</w:t>
      </w:r>
      <w:proofErr w:type="spellEnd"/>
      <w:r w:rsidR="00894154">
        <w:rPr>
          <w:rFonts w:ascii="Times New Roman" w:hAnsi="Times New Roman" w:cs="Times New Roman"/>
          <w:sz w:val="24"/>
          <w:szCs w:val="24"/>
        </w:rPr>
        <w:t xml:space="preserve">: </w:t>
      </w:r>
      <w:r w:rsidRPr="00770FE0">
        <w:rPr>
          <w:rFonts w:ascii="Times New Roman" w:hAnsi="Times New Roman" w:cs="Times New Roman"/>
          <w:sz w:val="24"/>
          <w:szCs w:val="24"/>
        </w:rPr>
        <w:t>https://doi.org/10.1007/BF00555191</w:t>
      </w:r>
      <w:r w:rsidR="00894154">
        <w:rPr>
          <w:rFonts w:ascii="Times New Roman" w:hAnsi="Times New Roman" w:cs="Times New Roman"/>
          <w:sz w:val="24"/>
          <w:szCs w:val="24"/>
        </w:rPr>
        <w:t>.</w:t>
      </w:r>
    </w:p>
    <w:p w14:paraId="54578A16" w14:textId="77CAB4F4"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Mather J</w:t>
      </w:r>
      <w:r w:rsidR="00894154">
        <w:rPr>
          <w:rFonts w:ascii="Times New Roman" w:hAnsi="Times New Roman" w:cs="Times New Roman"/>
          <w:sz w:val="24"/>
          <w:szCs w:val="24"/>
        </w:rPr>
        <w:t>.</w:t>
      </w:r>
      <w:r w:rsidRPr="00770FE0">
        <w:rPr>
          <w:rFonts w:ascii="Times New Roman" w:hAnsi="Times New Roman" w:cs="Times New Roman"/>
          <w:sz w:val="24"/>
          <w:szCs w:val="24"/>
        </w:rPr>
        <w:t xml:space="preserve"> 1991</w:t>
      </w:r>
      <w:r w:rsidR="00894154">
        <w:rPr>
          <w:rFonts w:ascii="Times New Roman" w:hAnsi="Times New Roman" w:cs="Times New Roman"/>
          <w:sz w:val="24"/>
          <w:szCs w:val="24"/>
        </w:rPr>
        <w:t>.</w:t>
      </w:r>
      <w:r w:rsidRPr="00770FE0">
        <w:rPr>
          <w:rFonts w:ascii="Times New Roman" w:hAnsi="Times New Roman" w:cs="Times New Roman"/>
          <w:sz w:val="24"/>
          <w:szCs w:val="24"/>
        </w:rPr>
        <w:t xml:space="preserve"> Foraging, feeding and prey remains in middens of juvenile </w:t>
      </w:r>
      <w:r w:rsidRPr="00894154">
        <w:rPr>
          <w:rFonts w:ascii="Times New Roman" w:hAnsi="Times New Roman" w:cs="Times New Roman"/>
          <w:i/>
          <w:iCs/>
          <w:sz w:val="24"/>
          <w:szCs w:val="24"/>
        </w:rPr>
        <w:t>Octopus vulgaris</w:t>
      </w:r>
      <w:r w:rsidRPr="00770FE0">
        <w:rPr>
          <w:rFonts w:ascii="Times New Roman" w:hAnsi="Times New Roman" w:cs="Times New Roman"/>
          <w:sz w:val="24"/>
          <w:szCs w:val="24"/>
        </w:rPr>
        <w:t xml:space="preserve"> (Mollusca: Cephalopoda). </w:t>
      </w:r>
      <w:r w:rsidRPr="00894154">
        <w:rPr>
          <w:rFonts w:ascii="Times New Roman" w:hAnsi="Times New Roman" w:cs="Times New Roman"/>
          <w:i/>
          <w:iCs/>
          <w:sz w:val="24"/>
          <w:szCs w:val="24"/>
        </w:rPr>
        <w:t>J</w:t>
      </w:r>
      <w:r w:rsidR="00894154" w:rsidRPr="00894154">
        <w:rPr>
          <w:rFonts w:ascii="Times New Roman" w:hAnsi="Times New Roman" w:cs="Times New Roman"/>
          <w:i/>
          <w:iCs/>
          <w:sz w:val="24"/>
          <w:szCs w:val="24"/>
        </w:rPr>
        <w:t>ournal of</w:t>
      </w:r>
      <w:r w:rsidRPr="00894154">
        <w:rPr>
          <w:rFonts w:ascii="Times New Roman" w:hAnsi="Times New Roman" w:cs="Times New Roman"/>
          <w:i/>
          <w:iCs/>
          <w:sz w:val="24"/>
          <w:szCs w:val="24"/>
        </w:rPr>
        <w:t xml:space="preserve"> Zool</w:t>
      </w:r>
      <w:r w:rsidR="00894154" w:rsidRPr="00894154">
        <w:rPr>
          <w:rFonts w:ascii="Times New Roman" w:hAnsi="Times New Roman" w:cs="Times New Roman"/>
          <w:i/>
          <w:iCs/>
          <w:sz w:val="24"/>
          <w:szCs w:val="24"/>
        </w:rPr>
        <w:t>ogy</w:t>
      </w:r>
      <w:r w:rsidRPr="00770FE0">
        <w:rPr>
          <w:rFonts w:ascii="Times New Roman" w:hAnsi="Times New Roman" w:cs="Times New Roman"/>
          <w:sz w:val="24"/>
          <w:szCs w:val="24"/>
        </w:rPr>
        <w:t xml:space="preserve"> 224:27–39. </w:t>
      </w:r>
      <w:proofErr w:type="spellStart"/>
      <w:r w:rsidR="00BB4D9C">
        <w:rPr>
          <w:rFonts w:ascii="Times New Roman" w:hAnsi="Times New Roman" w:cs="Times New Roman"/>
          <w:sz w:val="24"/>
          <w:szCs w:val="24"/>
        </w:rPr>
        <w:t>doi</w:t>
      </w:r>
      <w:proofErr w:type="spellEnd"/>
      <w:r w:rsidR="00BB4D9C">
        <w:rPr>
          <w:rFonts w:ascii="Times New Roman" w:hAnsi="Times New Roman" w:cs="Times New Roman"/>
          <w:sz w:val="24"/>
          <w:szCs w:val="24"/>
        </w:rPr>
        <w:t xml:space="preserve">: </w:t>
      </w:r>
      <w:r w:rsidRPr="00770FE0">
        <w:rPr>
          <w:rFonts w:ascii="Times New Roman" w:hAnsi="Times New Roman" w:cs="Times New Roman"/>
          <w:sz w:val="24"/>
          <w:szCs w:val="24"/>
        </w:rPr>
        <w:t>https://doi.org/10.1111/j.1469-7998.1991.tb04786.x</w:t>
      </w:r>
      <w:r w:rsidR="00894154">
        <w:rPr>
          <w:rFonts w:ascii="Times New Roman" w:hAnsi="Times New Roman" w:cs="Times New Roman"/>
          <w:sz w:val="24"/>
          <w:szCs w:val="24"/>
        </w:rPr>
        <w:t>.</w:t>
      </w:r>
    </w:p>
    <w:p w14:paraId="3D594390" w14:textId="26D2358C" w:rsidR="00232C9D" w:rsidRPr="00A0488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Mather J</w:t>
      </w:r>
      <w:r w:rsidR="00BB4D9C">
        <w:rPr>
          <w:rFonts w:ascii="Times New Roman" w:hAnsi="Times New Roman" w:cs="Times New Roman"/>
          <w:sz w:val="24"/>
          <w:szCs w:val="24"/>
        </w:rPr>
        <w:t xml:space="preserve">. </w:t>
      </w:r>
      <w:r w:rsidRPr="00770FE0">
        <w:rPr>
          <w:rFonts w:ascii="Times New Roman" w:hAnsi="Times New Roman" w:cs="Times New Roman"/>
          <w:sz w:val="24"/>
          <w:szCs w:val="24"/>
        </w:rPr>
        <w:t>2021</w:t>
      </w:r>
      <w:r w:rsidR="00BB4D9C">
        <w:rPr>
          <w:rFonts w:ascii="Times New Roman" w:hAnsi="Times New Roman" w:cs="Times New Roman"/>
          <w:sz w:val="24"/>
          <w:szCs w:val="24"/>
        </w:rPr>
        <w:t>.</w:t>
      </w:r>
      <w:r w:rsidRPr="00770FE0">
        <w:rPr>
          <w:rFonts w:ascii="Times New Roman" w:hAnsi="Times New Roman" w:cs="Times New Roman"/>
          <w:sz w:val="24"/>
          <w:szCs w:val="24"/>
        </w:rPr>
        <w:t xml:space="preserve"> Octopus Consciousness: The Role of Perceptual Richness. </w:t>
      </w:r>
      <w:proofErr w:type="spellStart"/>
      <w:r w:rsidRPr="00A04886">
        <w:rPr>
          <w:rFonts w:ascii="Times New Roman" w:hAnsi="Times New Roman" w:cs="Times New Roman"/>
          <w:i/>
          <w:iCs/>
          <w:sz w:val="24"/>
          <w:szCs w:val="24"/>
          <w:lang w:val="pt-BR"/>
        </w:rPr>
        <w:t>NeuroSci</w:t>
      </w:r>
      <w:proofErr w:type="spellEnd"/>
      <w:r w:rsidRPr="00A04886">
        <w:rPr>
          <w:rFonts w:ascii="Times New Roman" w:hAnsi="Times New Roman" w:cs="Times New Roman"/>
          <w:sz w:val="24"/>
          <w:szCs w:val="24"/>
          <w:lang w:val="pt-BR"/>
        </w:rPr>
        <w:t xml:space="preserve"> 2:276–290. </w:t>
      </w:r>
      <w:proofErr w:type="spellStart"/>
      <w:r w:rsidR="00BB4D9C" w:rsidRPr="00A04886">
        <w:rPr>
          <w:rFonts w:ascii="Times New Roman" w:hAnsi="Times New Roman" w:cs="Times New Roman"/>
          <w:sz w:val="24"/>
          <w:szCs w:val="24"/>
          <w:lang w:val="pt-BR"/>
        </w:rPr>
        <w:t>doi</w:t>
      </w:r>
      <w:proofErr w:type="spellEnd"/>
      <w:r w:rsidR="00BB4D9C"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https://doi.org/10.3390/neurosci2030020</w:t>
      </w:r>
      <w:r w:rsidR="00BB4D9C" w:rsidRPr="00A04886">
        <w:rPr>
          <w:rFonts w:ascii="Times New Roman" w:hAnsi="Times New Roman" w:cs="Times New Roman"/>
          <w:sz w:val="24"/>
          <w:szCs w:val="24"/>
          <w:lang w:val="pt-BR"/>
        </w:rPr>
        <w:t>.</w:t>
      </w:r>
    </w:p>
    <w:p w14:paraId="2481AF6D" w14:textId="223242F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A04886">
        <w:rPr>
          <w:rFonts w:ascii="Times New Roman" w:hAnsi="Times New Roman" w:cs="Times New Roman"/>
          <w:sz w:val="24"/>
          <w:szCs w:val="24"/>
          <w:lang w:val="pt-BR"/>
        </w:rPr>
        <w:t>Mather J, Nixon M</w:t>
      </w:r>
      <w:r w:rsidR="00BB4D9C"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1990</w:t>
      </w:r>
      <w:r w:rsidR="00BB4D9C" w:rsidRPr="00A04886">
        <w:rPr>
          <w:rFonts w:ascii="Times New Roman" w:hAnsi="Times New Roman" w:cs="Times New Roman"/>
          <w:sz w:val="24"/>
          <w:szCs w:val="24"/>
          <w:lang w:val="pt-BR"/>
        </w:rPr>
        <w:t>.</w:t>
      </w:r>
      <w:r w:rsidRPr="00A04886">
        <w:rPr>
          <w:rFonts w:ascii="Times New Roman" w:hAnsi="Times New Roman" w:cs="Times New Roman"/>
          <w:sz w:val="24"/>
          <w:szCs w:val="24"/>
          <w:lang w:val="pt-BR"/>
        </w:rPr>
        <w:t xml:space="preserve"> </w:t>
      </w:r>
      <w:r w:rsidRPr="00BB4D9C">
        <w:rPr>
          <w:rFonts w:ascii="Times New Roman" w:hAnsi="Times New Roman" w:cs="Times New Roman"/>
          <w:i/>
          <w:iCs/>
          <w:sz w:val="24"/>
          <w:szCs w:val="24"/>
        </w:rPr>
        <w:t>Octopus vulgaris</w:t>
      </w:r>
      <w:r w:rsidRPr="00770FE0">
        <w:rPr>
          <w:rFonts w:ascii="Times New Roman" w:hAnsi="Times New Roman" w:cs="Times New Roman"/>
          <w:sz w:val="24"/>
          <w:szCs w:val="24"/>
        </w:rPr>
        <w:t xml:space="preserve"> drills Chiton. </w:t>
      </w:r>
      <w:r w:rsidRPr="00BB4D9C">
        <w:rPr>
          <w:rFonts w:ascii="Times New Roman" w:hAnsi="Times New Roman" w:cs="Times New Roman"/>
          <w:i/>
          <w:iCs/>
          <w:sz w:val="24"/>
          <w:szCs w:val="24"/>
        </w:rPr>
        <w:t>J</w:t>
      </w:r>
      <w:r w:rsidR="00BB4D9C" w:rsidRPr="00BB4D9C">
        <w:rPr>
          <w:rFonts w:ascii="Times New Roman" w:hAnsi="Times New Roman" w:cs="Times New Roman"/>
          <w:i/>
          <w:iCs/>
          <w:sz w:val="24"/>
          <w:szCs w:val="24"/>
        </w:rPr>
        <w:t>ournal</w:t>
      </w:r>
      <w:r w:rsidRPr="00BB4D9C">
        <w:rPr>
          <w:rFonts w:ascii="Times New Roman" w:hAnsi="Times New Roman" w:cs="Times New Roman"/>
          <w:i/>
          <w:iCs/>
          <w:sz w:val="24"/>
          <w:szCs w:val="24"/>
        </w:rPr>
        <w:t xml:space="preserve"> </w:t>
      </w:r>
      <w:r w:rsidR="00BB4D9C" w:rsidRPr="00BB4D9C">
        <w:rPr>
          <w:rFonts w:ascii="Times New Roman" w:hAnsi="Times New Roman" w:cs="Times New Roman"/>
          <w:i/>
          <w:iCs/>
          <w:sz w:val="24"/>
          <w:szCs w:val="24"/>
        </w:rPr>
        <w:t xml:space="preserve">of </w:t>
      </w:r>
      <w:r w:rsidRPr="00BB4D9C">
        <w:rPr>
          <w:rFonts w:ascii="Times New Roman" w:hAnsi="Times New Roman" w:cs="Times New Roman"/>
          <w:i/>
          <w:iCs/>
          <w:sz w:val="24"/>
          <w:szCs w:val="24"/>
        </w:rPr>
        <w:t>Cephalopod Biol</w:t>
      </w:r>
      <w:r w:rsidR="00BB4D9C" w:rsidRPr="00BB4D9C">
        <w:rPr>
          <w:rFonts w:ascii="Times New Roman" w:hAnsi="Times New Roman" w:cs="Times New Roman"/>
          <w:i/>
          <w:iCs/>
          <w:sz w:val="24"/>
          <w:szCs w:val="24"/>
        </w:rPr>
        <w:t>ogy</w:t>
      </w:r>
      <w:r w:rsidRPr="00770FE0">
        <w:rPr>
          <w:rFonts w:ascii="Times New Roman" w:hAnsi="Times New Roman" w:cs="Times New Roman"/>
          <w:sz w:val="24"/>
          <w:szCs w:val="24"/>
        </w:rPr>
        <w:t xml:space="preserve"> 1:113–116</w:t>
      </w:r>
      <w:r w:rsidR="00BB4D9C">
        <w:rPr>
          <w:rFonts w:ascii="Times New Roman" w:hAnsi="Times New Roman" w:cs="Times New Roman"/>
          <w:sz w:val="24"/>
          <w:szCs w:val="24"/>
        </w:rPr>
        <w:t>.</w:t>
      </w:r>
    </w:p>
    <w:p w14:paraId="1E33A059" w14:textId="7EF57EB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Mauzey KP</w:t>
      </w:r>
      <w:r w:rsidR="00BB4D9C">
        <w:rPr>
          <w:rFonts w:ascii="Times New Roman" w:hAnsi="Times New Roman" w:cs="Times New Roman"/>
          <w:sz w:val="24"/>
          <w:szCs w:val="24"/>
        </w:rPr>
        <w:t xml:space="preserve">. </w:t>
      </w:r>
      <w:r w:rsidRPr="00770FE0">
        <w:rPr>
          <w:rFonts w:ascii="Times New Roman" w:hAnsi="Times New Roman" w:cs="Times New Roman"/>
          <w:sz w:val="24"/>
          <w:szCs w:val="24"/>
        </w:rPr>
        <w:t>1966</w:t>
      </w:r>
      <w:r w:rsidR="00BB4D9C">
        <w:rPr>
          <w:rFonts w:ascii="Times New Roman" w:hAnsi="Times New Roman" w:cs="Times New Roman"/>
          <w:sz w:val="24"/>
          <w:szCs w:val="24"/>
        </w:rPr>
        <w:t>.</w:t>
      </w:r>
      <w:r w:rsidRPr="00770FE0">
        <w:rPr>
          <w:rFonts w:ascii="Times New Roman" w:hAnsi="Times New Roman" w:cs="Times New Roman"/>
          <w:sz w:val="24"/>
          <w:szCs w:val="24"/>
        </w:rPr>
        <w:t xml:space="preserve"> Feeding Behavior and Reproductive Cycles in </w:t>
      </w:r>
      <w:r w:rsidRPr="00BB4D9C">
        <w:rPr>
          <w:rFonts w:ascii="Times New Roman" w:hAnsi="Times New Roman" w:cs="Times New Roman"/>
          <w:i/>
          <w:iCs/>
          <w:sz w:val="24"/>
          <w:szCs w:val="24"/>
        </w:rPr>
        <w:t>Pisaster ochraceus</w:t>
      </w:r>
      <w:r w:rsidRPr="00770FE0">
        <w:rPr>
          <w:rFonts w:ascii="Times New Roman" w:hAnsi="Times New Roman" w:cs="Times New Roman"/>
          <w:sz w:val="24"/>
          <w:szCs w:val="24"/>
        </w:rPr>
        <w:t xml:space="preserve">. </w:t>
      </w:r>
      <w:r w:rsidRPr="00BB4D9C">
        <w:rPr>
          <w:rFonts w:ascii="Times New Roman" w:hAnsi="Times New Roman" w:cs="Times New Roman"/>
          <w:i/>
          <w:iCs/>
          <w:sz w:val="24"/>
          <w:szCs w:val="24"/>
        </w:rPr>
        <w:t xml:space="preserve">The Biological </w:t>
      </w:r>
      <w:r w:rsidR="00BB4D9C" w:rsidRPr="00BB4D9C">
        <w:rPr>
          <w:rFonts w:ascii="Times New Roman" w:hAnsi="Times New Roman" w:cs="Times New Roman"/>
          <w:i/>
          <w:iCs/>
          <w:sz w:val="24"/>
          <w:szCs w:val="24"/>
        </w:rPr>
        <w:t>B</w:t>
      </w:r>
      <w:r w:rsidRPr="00BB4D9C">
        <w:rPr>
          <w:rFonts w:ascii="Times New Roman" w:hAnsi="Times New Roman" w:cs="Times New Roman"/>
          <w:i/>
          <w:iCs/>
          <w:sz w:val="24"/>
          <w:szCs w:val="24"/>
        </w:rPr>
        <w:t>ulletin</w:t>
      </w:r>
      <w:r w:rsidRPr="00770FE0">
        <w:rPr>
          <w:rFonts w:ascii="Times New Roman" w:hAnsi="Times New Roman" w:cs="Times New Roman"/>
          <w:sz w:val="24"/>
          <w:szCs w:val="24"/>
        </w:rPr>
        <w:t xml:space="preserve"> 131:127–144. </w:t>
      </w:r>
      <w:proofErr w:type="spellStart"/>
      <w:r w:rsidR="00BB4D9C">
        <w:rPr>
          <w:rFonts w:ascii="Times New Roman" w:hAnsi="Times New Roman" w:cs="Times New Roman"/>
          <w:sz w:val="24"/>
          <w:szCs w:val="24"/>
        </w:rPr>
        <w:t>doi</w:t>
      </w:r>
      <w:proofErr w:type="spellEnd"/>
      <w:r w:rsidR="00BB4D9C">
        <w:rPr>
          <w:rFonts w:ascii="Times New Roman" w:hAnsi="Times New Roman" w:cs="Times New Roman"/>
          <w:sz w:val="24"/>
          <w:szCs w:val="24"/>
        </w:rPr>
        <w:t xml:space="preserve">: </w:t>
      </w:r>
      <w:r w:rsidRPr="00770FE0">
        <w:rPr>
          <w:rFonts w:ascii="Times New Roman" w:hAnsi="Times New Roman" w:cs="Times New Roman"/>
          <w:sz w:val="24"/>
          <w:szCs w:val="24"/>
        </w:rPr>
        <w:t>https://doi.org/10.2307/1539653</w:t>
      </w:r>
      <w:r w:rsidR="00BB4D9C">
        <w:rPr>
          <w:rFonts w:ascii="Times New Roman" w:hAnsi="Times New Roman" w:cs="Times New Roman"/>
          <w:sz w:val="24"/>
          <w:szCs w:val="24"/>
        </w:rPr>
        <w:t>.</w:t>
      </w:r>
    </w:p>
    <w:p w14:paraId="3D9B2F34" w14:textId="0B759449" w:rsidR="00232C9D" w:rsidRPr="00BB4D9C"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Mauzey KP, Birkeland C, Dayton PK</w:t>
      </w:r>
      <w:r w:rsidR="00BB4D9C">
        <w:rPr>
          <w:rFonts w:ascii="Times New Roman" w:hAnsi="Times New Roman" w:cs="Times New Roman"/>
          <w:sz w:val="24"/>
          <w:szCs w:val="24"/>
        </w:rPr>
        <w:t xml:space="preserve">. </w:t>
      </w:r>
      <w:r w:rsidRPr="00770FE0">
        <w:rPr>
          <w:rFonts w:ascii="Times New Roman" w:hAnsi="Times New Roman" w:cs="Times New Roman"/>
          <w:sz w:val="24"/>
          <w:szCs w:val="24"/>
        </w:rPr>
        <w:t>1968</w:t>
      </w:r>
      <w:r w:rsidR="00BB4D9C">
        <w:rPr>
          <w:rFonts w:ascii="Times New Roman" w:hAnsi="Times New Roman" w:cs="Times New Roman"/>
          <w:sz w:val="24"/>
          <w:szCs w:val="24"/>
        </w:rPr>
        <w:t>.</w:t>
      </w:r>
      <w:r w:rsidRPr="00770FE0">
        <w:rPr>
          <w:rFonts w:ascii="Times New Roman" w:hAnsi="Times New Roman" w:cs="Times New Roman"/>
          <w:sz w:val="24"/>
          <w:szCs w:val="24"/>
        </w:rPr>
        <w:t xml:space="preserve"> Feeding Behavior of Asteroids and Escape Responses </w:t>
      </w:r>
      <w:r w:rsidRPr="00770FE0">
        <w:rPr>
          <w:rFonts w:ascii="Times New Roman" w:hAnsi="Times New Roman" w:cs="Times New Roman"/>
          <w:sz w:val="24"/>
          <w:szCs w:val="24"/>
        </w:rPr>
        <w:lastRenderedPageBreak/>
        <w:t xml:space="preserve">of their Prey in the Puget Sound Region. </w:t>
      </w:r>
      <w:proofErr w:type="spellStart"/>
      <w:r w:rsidRPr="00BB4D9C">
        <w:rPr>
          <w:rFonts w:ascii="Times New Roman" w:hAnsi="Times New Roman" w:cs="Times New Roman"/>
          <w:i/>
          <w:iCs/>
          <w:sz w:val="24"/>
          <w:szCs w:val="24"/>
          <w:lang w:val="pt-BR"/>
        </w:rPr>
        <w:t>Ecology</w:t>
      </w:r>
      <w:proofErr w:type="spellEnd"/>
      <w:r w:rsidRPr="00BB4D9C">
        <w:rPr>
          <w:rFonts w:ascii="Times New Roman" w:hAnsi="Times New Roman" w:cs="Times New Roman"/>
          <w:sz w:val="24"/>
          <w:szCs w:val="24"/>
          <w:lang w:val="pt-BR"/>
        </w:rPr>
        <w:t xml:space="preserve"> 49:603–619. </w:t>
      </w:r>
      <w:proofErr w:type="spellStart"/>
      <w:r w:rsidR="00BB4D9C" w:rsidRPr="00BB4D9C">
        <w:rPr>
          <w:rFonts w:ascii="Times New Roman" w:hAnsi="Times New Roman" w:cs="Times New Roman"/>
          <w:sz w:val="24"/>
          <w:szCs w:val="24"/>
          <w:lang w:val="pt-BR"/>
        </w:rPr>
        <w:t>doi</w:t>
      </w:r>
      <w:proofErr w:type="spellEnd"/>
      <w:r w:rsidR="00BB4D9C" w:rsidRPr="00BB4D9C">
        <w:rPr>
          <w:rFonts w:ascii="Times New Roman" w:hAnsi="Times New Roman" w:cs="Times New Roman"/>
          <w:sz w:val="24"/>
          <w:szCs w:val="24"/>
          <w:lang w:val="pt-BR"/>
        </w:rPr>
        <w:t xml:space="preserve">: </w:t>
      </w:r>
      <w:r w:rsidRPr="00BB4D9C">
        <w:rPr>
          <w:rFonts w:ascii="Times New Roman" w:hAnsi="Times New Roman" w:cs="Times New Roman"/>
          <w:sz w:val="24"/>
          <w:szCs w:val="24"/>
          <w:lang w:val="pt-BR"/>
        </w:rPr>
        <w:t>https://doi.org/10.2307/1935526</w:t>
      </w:r>
      <w:r w:rsidR="00BB4D9C" w:rsidRPr="00BB4D9C">
        <w:rPr>
          <w:rFonts w:ascii="Times New Roman" w:hAnsi="Times New Roman" w:cs="Times New Roman"/>
          <w:sz w:val="24"/>
          <w:szCs w:val="24"/>
          <w:lang w:val="pt-BR"/>
        </w:rPr>
        <w:t>.</w:t>
      </w:r>
    </w:p>
    <w:p w14:paraId="056EB290" w14:textId="6C3C3512"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BB4D9C">
        <w:rPr>
          <w:rFonts w:ascii="Times New Roman" w:hAnsi="Times New Roman" w:cs="Times New Roman"/>
          <w:sz w:val="24"/>
          <w:szCs w:val="24"/>
          <w:lang w:val="pt-BR"/>
        </w:rPr>
        <w:t>Mazé RA, Domínguez J, Pérez-</w:t>
      </w:r>
      <w:proofErr w:type="spellStart"/>
      <w:r w:rsidRPr="00BB4D9C">
        <w:rPr>
          <w:rFonts w:ascii="Times New Roman" w:hAnsi="Times New Roman" w:cs="Times New Roman"/>
          <w:sz w:val="24"/>
          <w:szCs w:val="24"/>
          <w:lang w:val="pt-BR"/>
        </w:rPr>
        <w:t>Cardenal</w:t>
      </w:r>
      <w:proofErr w:type="spellEnd"/>
      <w:r w:rsidRPr="00BB4D9C">
        <w:rPr>
          <w:rFonts w:ascii="Times New Roman" w:hAnsi="Times New Roman" w:cs="Times New Roman"/>
          <w:sz w:val="24"/>
          <w:szCs w:val="24"/>
          <w:lang w:val="pt-BR"/>
        </w:rPr>
        <w:t xml:space="preserve"> D</w:t>
      </w:r>
      <w:r w:rsidR="00BB4D9C" w:rsidRPr="00BB4D9C">
        <w:rPr>
          <w:rFonts w:ascii="Times New Roman" w:hAnsi="Times New Roman" w:cs="Times New Roman"/>
          <w:sz w:val="24"/>
          <w:szCs w:val="24"/>
          <w:lang w:val="pt-BR"/>
        </w:rPr>
        <w:t xml:space="preserve">. </w:t>
      </w:r>
      <w:r w:rsidRPr="00BB4D9C">
        <w:rPr>
          <w:rFonts w:ascii="Times New Roman" w:hAnsi="Times New Roman" w:cs="Times New Roman"/>
          <w:sz w:val="24"/>
          <w:szCs w:val="24"/>
          <w:lang w:val="pt-BR"/>
        </w:rPr>
        <w:t>1999</w:t>
      </w:r>
      <w:r w:rsidR="00BB4D9C" w:rsidRPr="00BB4D9C">
        <w:rPr>
          <w:rFonts w:ascii="Times New Roman" w:hAnsi="Times New Roman" w:cs="Times New Roman"/>
          <w:sz w:val="24"/>
          <w:szCs w:val="24"/>
          <w:lang w:val="pt-BR"/>
        </w:rPr>
        <w:t>.</w:t>
      </w:r>
      <w:r w:rsidRPr="00BB4D9C">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Diet of </w:t>
      </w:r>
      <w:proofErr w:type="spellStart"/>
      <w:r w:rsidRPr="00BB4D9C">
        <w:rPr>
          <w:rFonts w:ascii="Times New Roman" w:hAnsi="Times New Roman" w:cs="Times New Roman"/>
          <w:i/>
          <w:iCs/>
          <w:sz w:val="24"/>
          <w:szCs w:val="24"/>
        </w:rPr>
        <w:t>Lipophrys</w:t>
      </w:r>
      <w:proofErr w:type="spellEnd"/>
      <w:r w:rsidRPr="00BB4D9C">
        <w:rPr>
          <w:rFonts w:ascii="Times New Roman" w:hAnsi="Times New Roman" w:cs="Times New Roman"/>
          <w:i/>
          <w:iCs/>
          <w:sz w:val="24"/>
          <w:szCs w:val="24"/>
        </w:rPr>
        <w:t xml:space="preserve"> </w:t>
      </w:r>
      <w:proofErr w:type="spellStart"/>
      <w:r w:rsidRPr="00BB4D9C">
        <w:rPr>
          <w:rFonts w:ascii="Times New Roman" w:hAnsi="Times New Roman" w:cs="Times New Roman"/>
          <w:i/>
          <w:iCs/>
          <w:sz w:val="24"/>
          <w:szCs w:val="24"/>
        </w:rPr>
        <w:t>pholis</w:t>
      </w:r>
      <w:proofErr w:type="spellEnd"/>
      <w:r w:rsidRPr="00770FE0">
        <w:rPr>
          <w:rFonts w:ascii="Times New Roman" w:hAnsi="Times New Roman" w:cs="Times New Roman"/>
          <w:sz w:val="24"/>
          <w:szCs w:val="24"/>
        </w:rPr>
        <w:t xml:space="preserve"> (L.) (Teleostei, </w:t>
      </w:r>
      <w:proofErr w:type="spellStart"/>
      <w:r w:rsidRPr="00770FE0">
        <w:rPr>
          <w:rFonts w:ascii="Times New Roman" w:hAnsi="Times New Roman" w:cs="Times New Roman"/>
          <w:sz w:val="24"/>
          <w:szCs w:val="24"/>
        </w:rPr>
        <w:t>Blenniidae</w:t>
      </w:r>
      <w:proofErr w:type="spellEnd"/>
      <w:r w:rsidRPr="00770FE0">
        <w:rPr>
          <w:rFonts w:ascii="Times New Roman" w:hAnsi="Times New Roman" w:cs="Times New Roman"/>
          <w:sz w:val="24"/>
          <w:szCs w:val="24"/>
        </w:rPr>
        <w:t xml:space="preserve">) in Cantabrian coastal waters (Spain). </w:t>
      </w:r>
      <w:r w:rsidRPr="00BB4D9C">
        <w:rPr>
          <w:rFonts w:ascii="Times New Roman" w:hAnsi="Times New Roman" w:cs="Times New Roman"/>
          <w:i/>
          <w:iCs/>
          <w:sz w:val="24"/>
          <w:szCs w:val="24"/>
        </w:rPr>
        <w:t xml:space="preserve">Acta </w:t>
      </w:r>
      <w:proofErr w:type="spellStart"/>
      <w:r w:rsidRPr="00BB4D9C">
        <w:rPr>
          <w:rFonts w:ascii="Times New Roman" w:hAnsi="Times New Roman" w:cs="Times New Roman"/>
          <w:i/>
          <w:iCs/>
          <w:sz w:val="24"/>
          <w:szCs w:val="24"/>
        </w:rPr>
        <w:t>Oecologica</w:t>
      </w:r>
      <w:proofErr w:type="spellEnd"/>
      <w:r w:rsidRPr="00770FE0">
        <w:rPr>
          <w:rFonts w:ascii="Times New Roman" w:hAnsi="Times New Roman" w:cs="Times New Roman"/>
          <w:sz w:val="24"/>
          <w:szCs w:val="24"/>
        </w:rPr>
        <w:t xml:space="preserve"> 20:435–448. </w:t>
      </w:r>
      <w:proofErr w:type="spellStart"/>
      <w:r w:rsidR="00BB4D9C">
        <w:rPr>
          <w:rFonts w:ascii="Times New Roman" w:hAnsi="Times New Roman" w:cs="Times New Roman"/>
          <w:sz w:val="24"/>
          <w:szCs w:val="24"/>
        </w:rPr>
        <w:t>doi</w:t>
      </w:r>
      <w:proofErr w:type="spellEnd"/>
      <w:r w:rsidR="00BB4D9C">
        <w:rPr>
          <w:rFonts w:ascii="Times New Roman" w:hAnsi="Times New Roman" w:cs="Times New Roman"/>
          <w:sz w:val="24"/>
          <w:szCs w:val="24"/>
        </w:rPr>
        <w:t xml:space="preserve">: </w:t>
      </w:r>
      <w:r w:rsidRPr="00770FE0">
        <w:rPr>
          <w:rFonts w:ascii="Times New Roman" w:hAnsi="Times New Roman" w:cs="Times New Roman"/>
          <w:sz w:val="24"/>
          <w:szCs w:val="24"/>
        </w:rPr>
        <w:t>https://doi.org/10.1016/S1146-609X(99)00124-1</w:t>
      </w:r>
      <w:r w:rsidR="00BB4D9C">
        <w:rPr>
          <w:rFonts w:ascii="Times New Roman" w:hAnsi="Times New Roman" w:cs="Times New Roman"/>
          <w:sz w:val="24"/>
          <w:szCs w:val="24"/>
        </w:rPr>
        <w:t>.</w:t>
      </w:r>
    </w:p>
    <w:p w14:paraId="02C4FB88" w14:textId="22E01A95" w:rsidR="00232C9D" w:rsidRPr="00A0488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McGuinness KA</w:t>
      </w:r>
      <w:r w:rsidR="00BB4D9C">
        <w:rPr>
          <w:rFonts w:ascii="Times New Roman" w:hAnsi="Times New Roman" w:cs="Times New Roman"/>
          <w:sz w:val="24"/>
          <w:szCs w:val="24"/>
        </w:rPr>
        <w:t xml:space="preserve">. </w:t>
      </w:r>
      <w:r w:rsidRPr="00770FE0">
        <w:rPr>
          <w:rFonts w:ascii="Times New Roman" w:hAnsi="Times New Roman" w:cs="Times New Roman"/>
          <w:sz w:val="24"/>
          <w:szCs w:val="24"/>
        </w:rPr>
        <w:t>1987</w:t>
      </w:r>
      <w:r w:rsidR="00BB4D9C">
        <w:rPr>
          <w:rFonts w:ascii="Times New Roman" w:hAnsi="Times New Roman" w:cs="Times New Roman"/>
          <w:sz w:val="24"/>
          <w:szCs w:val="24"/>
        </w:rPr>
        <w:t>.</w:t>
      </w:r>
      <w:r w:rsidRPr="00770FE0">
        <w:rPr>
          <w:rFonts w:ascii="Times New Roman" w:hAnsi="Times New Roman" w:cs="Times New Roman"/>
          <w:sz w:val="24"/>
          <w:szCs w:val="24"/>
        </w:rPr>
        <w:t xml:space="preserve"> Disturbance and Organisms on Boulders. II. Causes of Patterns in Diversity and Abundance. </w:t>
      </w:r>
      <w:proofErr w:type="spellStart"/>
      <w:r w:rsidRPr="00A04886">
        <w:rPr>
          <w:rFonts w:ascii="Times New Roman" w:hAnsi="Times New Roman" w:cs="Times New Roman"/>
          <w:i/>
          <w:iCs/>
          <w:sz w:val="24"/>
          <w:szCs w:val="24"/>
          <w:lang w:val="pt-BR"/>
        </w:rPr>
        <w:t>Oecologia</w:t>
      </w:r>
      <w:proofErr w:type="spellEnd"/>
      <w:r w:rsidRPr="00A04886">
        <w:rPr>
          <w:rFonts w:ascii="Times New Roman" w:hAnsi="Times New Roman" w:cs="Times New Roman"/>
          <w:sz w:val="24"/>
          <w:szCs w:val="24"/>
          <w:lang w:val="pt-BR"/>
        </w:rPr>
        <w:t xml:space="preserve"> 71:420–430.</w:t>
      </w:r>
      <w:r w:rsidR="00BB4D9C" w:rsidRPr="00A04886">
        <w:rPr>
          <w:rFonts w:ascii="Times New Roman" w:hAnsi="Times New Roman" w:cs="Times New Roman"/>
          <w:sz w:val="24"/>
          <w:szCs w:val="24"/>
          <w:lang w:val="pt-BR"/>
        </w:rPr>
        <w:t xml:space="preserve"> </w:t>
      </w:r>
      <w:proofErr w:type="spellStart"/>
      <w:r w:rsidR="00BB4D9C" w:rsidRPr="00A04886">
        <w:rPr>
          <w:rFonts w:ascii="Times New Roman" w:hAnsi="Times New Roman" w:cs="Times New Roman"/>
          <w:sz w:val="24"/>
          <w:szCs w:val="24"/>
          <w:lang w:val="pt-BR"/>
        </w:rPr>
        <w:t>doi</w:t>
      </w:r>
      <w:proofErr w:type="spellEnd"/>
      <w:r w:rsidR="00BB4D9C" w:rsidRPr="00A04886">
        <w:rPr>
          <w:rFonts w:ascii="Times New Roman" w:hAnsi="Times New Roman" w:cs="Times New Roman"/>
          <w:sz w:val="24"/>
          <w:szCs w:val="24"/>
          <w:lang w:val="pt-BR"/>
        </w:rPr>
        <w:t>:</w:t>
      </w:r>
      <w:r w:rsidRPr="00A04886">
        <w:rPr>
          <w:rFonts w:ascii="Times New Roman" w:hAnsi="Times New Roman" w:cs="Times New Roman"/>
          <w:sz w:val="24"/>
          <w:szCs w:val="24"/>
          <w:lang w:val="pt-BR"/>
        </w:rPr>
        <w:t xml:space="preserve"> https://doi.org/10.1007/BF00378716</w:t>
      </w:r>
      <w:r w:rsidR="00BB4D9C" w:rsidRPr="00A04886">
        <w:rPr>
          <w:rFonts w:ascii="Times New Roman" w:hAnsi="Times New Roman" w:cs="Times New Roman"/>
          <w:sz w:val="24"/>
          <w:szCs w:val="24"/>
          <w:lang w:val="pt-BR"/>
        </w:rPr>
        <w:t>.</w:t>
      </w:r>
    </w:p>
    <w:p w14:paraId="59F2533E" w14:textId="0E19B2CA"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BB4D9C">
        <w:rPr>
          <w:rFonts w:ascii="Times New Roman" w:hAnsi="Times New Roman" w:cs="Times New Roman"/>
          <w:sz w:val="24"/>
          <w:szCs w:val="24"/>
          <w:lang w:val="pt-BR"/>
        </w:rPr>
        <w:t xml:space="preserve">Mendonça V, Vinagre C, Boaventura D, </w:t>
      </w:r>
      <w:r w:rsidR="00BB4D9C" w:rsidRPr="00BB4D9C">
        <w:rPr>
          <w:rFonts w:ascii="Times New Roman" w:hAnsi="Times New Roman" w:cs="Times New Roman"/>
          <w:sz w:val="24"/>
          <w:szCs w:val="24"/>
          <w:lang w:val="pt-BR"/>
        </w:rPr>
        <w:t>Cabral H, Silva ACF.</w:t>
      </w:r>
      <w:r w:rsidRPr="00BB4D9C">
        <w:rPr>
          <w:rFonts w:ascii="Times New Roman" w:hAnsi="Times New Roman" w:cs="Times New Roman"/>
          <w:sz w:val="24"/>
          <w:szCs w:val="24"/>
          <w:lang w:val="pt-BR"/>
        </w:rPr>
        <w:t xml:space="preserve"> 2016</w:t>
      </w:r>
      <w:r w:rsidR="00BB4D9C" w:rsidRPr="00BB4D9C">
        <w:rPr>
          <w:rFonts w:ascii="Times New Roman" w:hAnsi="Times New Roman" w:cs="Times New Roman"/>
          <w:sz w:val="24"/>
          <w:szCs w:val="24"/>
          <w:lang w:val="pt-BR"/>
        </w:rPr>
        <w:t>.</w:t>
      </w:r>
      <w:r w:rsidRPr="00BB4D9C">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Chitons’ apparent camouflage does not reduce predation by green crabs </w:t>
      </w:r>
      <w:proofErr w:type="spellStart"/>
      <w:r w:rsidRPr="00BB4D9C">
        <w:rPr>
          <w:rFonts w:ascii="Times New Roman" w:hAnsi="Times New Roman" w:cs="Times New Roman"/>
          <w:i/>
          <w:iCs/>
          <w:sz w:val="24"/>
          <w:szCs w:val="24"/>
        </w:rPr>
        <w:t>Carcinus</w:t>
      </w:r>
      <w:proofErr w:type="spellEnd"/>
      <w:r w:rsidRPr="00BB4D9C">
        <w:rPr>
          <w:rFonts w:ascii="Times New Roman" w:hAnsi="Times New Roman" w:cs="Times New Roman"/>
          <w:i/>
          <w:iCs/>
          <w:sz w:val="24"/>
          <w:szCs w:val="24"/>
        </w:rPr>
        <w:t xml:space="preserve"> </w:t>
      </w:r>
      <w:proofErr w:type="spellStart"/>
      <w:r w:rsidRPr="00BB4D9C">
        <w:rPr>
          <w:rFonts w:ascii="Times New Roman" w:hAnsi="Times New Roman" w:cs="Times New Roman"/>
          <w:i/>
          <w:iCs/>
          <w:sz w:val="24"/>
          <w:szCs w:val="24"/>
        </w:rPr>
        <w:t>maenas</w:t>
      </w:r>
      <w:proofErr w:type="spellEnd"/>
      <w:r w:rsidRPr="00770FE0">
        <w:rPr>
          <w:rFonts w:ascii="Times New Roman" w:hAnsi="Times New Roman" w:cs="Times New Roman"/>
          <w:sz w:val="24"/>
          <w:szCs w:val="24"/>
        </w:rPr>
        <w:t xml:space="preserve">. </w:t>
      </w:r>
      <w:r w:rsidRPr="00BB4D9C">
        <w:rPr>
          <w:rFonts w:ascii="Times New Roman" w:hAnsi="Times New Roman" w:cs="Times New Roman"/>
          <w:i/>
          <w:iCs/>
          <w:sz w:val="24"/>
          <w:szCs w:val="24"/>
        </w:rPr>
        <w:t>Marine Biology Research</w:t>
      </w:r>
      <w:r w:rsidRPr="00770FE0">
        <w:rPr>
          <w:rFonts w:ascii="Times New Roman" w:hAnsi="Times New Roman" w:cs="Times New Roman"/>
          <w:sz w:val="24"/>
          <w:szCs w:val="24"/>
        </w:rPr>
        <w:t xml:space="preserve"> 12:125–132. </w:t>
      </w:r>
      <w:proofErr w:type="spellStart"/>
      <w:r w:rsidR="00BB4D9C">
        <w:rPr>
          <w:rFonts w:ascii="Times New Roman" w:hAnsi="Times New Roman" w:cs="Times New Roman"/>
          <w:sz w:val="24"/>
          <w:szCs w:val="24"/>
        </w:rPr>
        <w:t>doi</w:t>
      </w:r>
      <w:proofErr w:type="spellEnd"/>
      <w:r w:rsidR="00BB4D9C">
        <w:rPr>
          <w:rFonts w:ascii="Times New Roman" w:hAnsi="Times New Roman" w:cs="Times New Roman"/>
          <w:sz w:val="24"/>
          <w:szCs w:val="24"/>
        </w:rPr>
        <w:t xml:space="preserve">: </w:t>
      </w:r>
      <w:r w:rsidRPr="00770FE0">
        <w:rPr>
          <w:rFonts w:ascii="Times New Roman" w:hAnsi="Times New Roman" w:cs="Times New Roman"/>
          <w:sz w:val="24"/>
          <w:szCs w:val="24"/>
        </w:rPr>
        <w:t>https://doi.org/10.1080/17451000.2015.1088951</w:t>
      </w:r>
      <w:r w:rsidR="00BB4D9C">
        <w:rPr>
          <w:rFonts w:ascii="Times New Roman" w:hAnsi="Times New Roman" w:cs="Times New Roman"/>
          <w:sz w:val="24"/>
          <w:szCs w:val="24"/>
        </w:rPr>
        <w:t>.</w:t>
      </w:r>
    </w:p>
    <w:p w14:paraId="40704C44" w14:textId="4583E7EF"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Mondal S, Maitra A, Bose K, </w:t>
      </w:r>
      <w:proofErr w:type="spellStart"/>
      <w:r w:rsidR="00A04886">
        <w:rPr>
          <w:rFonts w:ascii="Times New Roman" w:hAnsi="Times New Roman" w:cs="Times New Roman"/>
          <w:sz w:val="24"/>
          <w:szCs w:val="24"/>
        </w:rPr>
        <w:t>Goswani</w:t>
      </w:r>
      <w:proofErr w:type="spellEnd"/>
      <w:r w:rsidR="00A04886">
        <w:rPr>
          <w:rFonts w:ascii="Times New Roman" w:hAnsi="Times New Roman" w:cs="Times New Roman"/>
          <w:sz w:val="24"/>
          <w:szCs w:val="24"/>
        </w:rPr>
        <w:t xml:space="preserve"> P, Bardhan S, Mallick S. </w:t>
      </w:r>
      <w:r w:rsidRPr="00770FE0">
        <w:rPr>
          <w:rFonts w:ascii="Times New Roman" w:hAnsi="Times New Roman" w:cs="Times New Roman"/>
          <w:sz w:val="24"/>
          <w:szCs w:val="24"/>
        </w:rPr>
        <w:t>2021</w:t>
      </w:r>
      <w:r w:rsidR="00A04886">
        <w:rPr>
          <w:rFonts w:ascii="Times New Roman" w:hAnsi="Times New Roman" w:cs="Times New Roman"/>
          <w:sz w:val="24"/>
          <w:szCs w:val="24"/>
        </w:rPr>
        <w:t>.</w:t>
      </w:r>
      <w:r w:rsidRPr="00770FE0">
        <w:rPr>
          <w:rFonts w:ascii="Times New Roman" w:hAnsi="Times New Roman" w:cs="Times New Roman"/>
          <w:sz w:val="24"/>
          <w:szCs w:val="24"/>
        </w:rPr>
        <w:t xml:space="preserve"> Substrate-controlled naticid gastropod drilling predation on recent barnacles from </w:t>
      </w:r>
      <w:proofErr w:type="spellStart"/>
      <w:r w:rsidRPr="00770FE0">
        <w:rPr>
          <w:rFonts w:ascii="Times New Roman" w:hAnsi="Times New Roman" w:cs="Times New Roman"/>
          <w:sz w:val="24"/>
          <w:szCs w:val="24"/>
        </w:rPr>
        <w:t>Chandipur</w:t>
      </w:r>
      <w:proofErr w:type="spellEnd"/>
      <w:r w:rsidRPr="00770FE0">
        <w:rPr>
          <w:rFonts w:ascii="Times New Roman" w:hAnsi="Times New Roman" w:cs="Times New Roman"/>
          <w:sz w:val="24"/>
          <w:szCs w:val="24"/>
        </w:rPr>
        <w:t xml:space="preserve">, India and its </w:t>
      </w:r>
      <w:proofErr w:type="spellStart"/>
      <w:r w:rsidRPr="00770FE0">
        <w:rPr>
          <w:rFonts w:ascii="Times New Roman" w:hAnsi="Times New Roman" w:cs="Times New Roman"/>
          <w:sz w:val="24"/>
          <w:szCs w:val="24"/>
        </w:rPr>
        <w:t>Palaeontological</w:t>
      </w:r>
      <w:proofErr w:type="spellEnd"/>
      <w:r w:rsidRPr="00770FE0">
        <w:rPr>
          <w:rFonts w:ascii="Times New Roman" w:hAnsi="Times New Roman" w:cs="Times New Roman"/>
          <w:sz w:val="24"/>
          <w:szCs w:val="24"/>
        </w:rPr>
        <w:t xml:space="preserve"> implications. </w:t>
      </w:r>
      <w:r w:rsidRPr="00A04886">
        <w:rPr>
          <w:rFonts w:ascii="Times New Roman" w:hAnsi="Times New Roman" w:cs="Times New Roman"/>
          <w:i/>
          <w:iCs/>
          <w:sz w:val="24"/>
          <w:szCs w:val="24"/>
        </w:rPr>
        <w:t>Historical Biology</w:t>
      </w:r>
      <w:r w:rsidRPr="00770FE0">
        <w:rPr>
          <w:rFonts w:ascii="Times New Roman" w:hAnsi="Times New Roman" w:cs="Times New Roman"/>
          <w:sz w:val="24"/>
          <w:szCs w:val="24"/>
        </w:rPr>
        <w:t xml:space="preserve"> 33:1029–1042. </w:t>
      </w:r>
      <w:proofErr w:type="spellStart"/>
      <w:r w:rsidR="00A04886">
        <w:rPr>
          <w:rFonts w:ascii="Times New Roman" w:hAnsi="Times New Roman" w:cs="Times New Roman"/>
          <w:sz w:val="24"/>
          <w:szCs w:val="24"/>
        </w:rPr>
        <w:t>doi</w:t>
      </w:r>
      <w:proofErr w:type="spellEnd"/>
      <w:r w:rsidR="00A04886">
        <w:rPr>
          <w:rFonts w:ascii="Times New Roman" w:hAnsi="Times New Roman" w:cs="Times New Roman"/>
          <w:sz w:val="24"/>
          <w:szCs w:val="24"/>
        </w:rPr>
        <w:t xml:space="preserve">: </w:t>
      </w:r>
      <w:r w:rsidRPr="00770FE0">
        <w:rPr>
          <w:rFonts w:ascii="Times New Roman" w:hAnsi="Times New Roman" w:cs="Times New Roman"/>
          <w:sz w:val="24"/>
          <w:szCs w:val="24"/>
        </w:rPr>
        <w:t>https://doi.org/10.1080/08912963.2019.1677639</w:t>
      </w:r>
      <w:r w:rsidR="00BB4D9C">
        <w:rPr>
          <w:rFonts w:ascii="Times New Roman" w:hAnsi="Times New Roman" w:cs="Times New Roman"/>
          <w:sz w:val="24"/>
          <w:szCs w:val="24"/>
        </w:rPr>
        <w:t>.</w:t>
      </w:r>
    </w:p>
    <w:p w14:paraId="2F2A95E9" w14:textId="5DB72CFB"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Moore MM</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1975</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Foraging of the western gull, </w:t>
      </w:r>
      <w:r w:rsidRPr="00F72A06">
        <w:rPr>
          <w:rFonts w:ascii="Times New Roman" w:hAnsi="Times New Roman" w:cs="Times New Roman"/>
          <w:i/>
          <w:iCs/>
          <w:sz w:val="24"/>
          <w:szCs w:val="24"/>
        </w:rPr>
        <w:t>Larus occidentalis</w:t>
      </w:r>
      <w:r w:rsidRPr="00770FE0">
        <w:rPr>
          <w:rFonts w:ascii="Times New Roman" w:hAnsi="Times New Roman" w:cs="Times New Roman"/>
          <w:sz w:val="24"/>
          <w:szCs w:val="24"/>
        </w:rPr>
        <w:t xml:space="preserve"> and its impact on the chiton </w:t>
      </w:r>
      <w:proofErr w:type="spellStart"/>
      <w:r w:rsidRPr="00F72A06">
        <w:rPr>
          <w:rFonts w:ascii="Times New Roman" w:hAnsi="Times New Roman" w:cs="Times New Roman"/>
          <w:i/>
          <w:iCs/>
          <w:sz w:val="24"/>
          <w:szCs w:val="24"/>
        </w:rPr>
        <w:t>Nuttalina</w:t>
      </w:r>
      <w:proofErr w:type="spellEnd"/>
      <w:r w:rsidRPr="00F72A06">
        <w:rPr>
          <w:rFonts w:ascii="Times New Roman" w:hAnsi="Times New Roman" w:cs="Times New Roman"/>
          <w:i/>
          <w:iCs/>
          <w:sz w:val="24"/>
          <w:szCs w:val="24"/>
        </w:rPr>
        <w:t xml:space="preserve"> californica</w:t>
      </w:r>
      <w:r w:rsidRPr="00770FE0">
        <w:rPr>
          <w:rFonts w:ascii="Times New Roman" w:hAnsi="Times New Roman" w:cs="Times New Roman"/>
          <w:sz w:val="24"/>
          <w:szCs w:val="24"/>
        </w:rPr>
        <w:t xml:space="preserve">. </w:t>
      </w:r>
      <w:r w:rsidR="00F72A06" w:rsidRPr="00F72A06">
        <w:rPr>
          <w:rFonts w:ascii="Times New Roman" w:hAnsi="Times New Roman" w:cs="Times New Roman"/>
          <w:i/>
          <w:iCs/>
          <w:sz w:val="24"/>
          <w:szCs w:val="24"/>
        </w:rPr>
        <w:t xml:space="preserve">The </w:t>
      </w:r>
      <w:r w:rsidRPr="00F72A06">
        <w:rPr>
          <w:rFonts w:ascii="Times New Roman" w:hAnsi="Times New Roman" w:cs="Times New Roman"/>
          <w:i/>
          <w:iCs/>
          <w:sz w:val="24"/>
          <w:szCs w:val="24"/>
        </w:rPr>
        <w:t>Veliger</w:t>
      </w:r>
      <w:r w:rsidRPr="00770FE0">
        <w:rPr>
          <w:rFonts w:ascii="Times New Roman" w:hAnsi="Times New Roman" w:cs="Times New Roman"/>
          <w:sz w:val="24"/>
          <w:szCs w:val="24"/>
        </w:rPr>
        <w:t xml:space="preserve"> 18:51–53</w:t>
      </w:r>
      <w:r w:rsidR="00BB4D9C">
        <w:rPr>
          <w:rFonts w:ascii="Times New Roman" w:hAnsi="Times New Roman" w:cs="Times New Roman"/>
          <w:sz w:val="24"/>
          <w:szCs w:val="24"/>
        </w:rPr>
        <w:t>.</w:t>
      </w:r>
    </w:p>
    <w:p w14:paraId="0FC5D0E2" w14:textId="568D1598"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Ng J, Williams G</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2006</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Intraspecific variation in foraging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influence of shore height on temporal organization of activity in the chiton </w:t>
      </w:r>
      <w:r w:rsidRPr="00F72A06">
        <w:rPr>
          <w:rFonts w:ascii="Times New Roman" w:hAnsi="Times New Roman" w:cs="Times New Roman"/>
          <w:i/>
          <w:iCs/>
          <w:sz w:val="24"/>
          <w:szCs w:val="24"/>
        </w:rPr>
        <w:t>Acanthopleura japonica</w:t>
      </w:r>
      <w:r w:rsidRPr="00770FE0">
        <w:rPr>
          <w:rFonts w:ascii="Times New Roman" w:hAnsi="Times New Roman" w:cs="Times New Roman"/>
          <w:sz w:val="24"/>
          <w:szCs w:val="24"/>
        </w:rPr>
        <w:t xml:space="preserve">. </w:t>
      </w:r>
      <w:r w:rsidR="00F72A06" w:rsidRPr="00F72A06">
        <w:rPr>
          <w:rFonts w:ascii="Times New Roman" w:hAnsi="Times New Roman" w:cs="Times New Roman"/>
          <w:i/>
          <w:iCs/>
          <w:sz w:val="24"/>
          <w:szCs w:val="24"/>
        </w:rPr>
        <w:t>Marine Ecology Progress Series</w:t>
      </w:r>
      <w:r w:rsidR="00F72A06" w:rsidRPr="00F72A06">
        <w:rPr>
          <w:rFonts w:ascii="Times New Roman" w:hAnsi="Times New Roman" w:cs="Times New Roman"/>
          <w:sz w:val="24"/>
          <w:szCs w:val="24"/>
        </w:rPr>
        <w:t xml:space="preserve"> </w:t>
      </w:r>
      <w:r w:rsidRPr="00770FE0">
        <w:rPr>
          <w:rFonts w:ascii="Times New Roman" w:hAnsi="Times New Roman" w:cs="Times New Roman"/>
          <w:sz w:val="24"/>
          <w:szCs w:val="24"/>
        </w:rPr>
        <w:t xml:space="preserve">321:183–192. </w:t>
      </w:r>
      <w:proofErr w:type="spellStart"/>
      <w:r w:rsidR="00F72A06">
        <w:rPr>
          <w:rFonts w:ascii="Times New Roman" w:hAnsi="Times New Roman" w:cs="Times New Roman"/>
          <w:sz w:val="24"/>
          <w:szCs w:val="24"/>
        </w:rPr>
        <w:t>doi</w:t>
      </w:r>
      <w:proofErr w:type="spellEnd"/>
      <w:r w:rsidR="00F72A06">
        <w:rPr>
          <w:rFonts w:ascii="Times New Roman" w:hAnsi="Times New Roman" w:cs="Times New Roman"/>
          <w:sz w:val="24"/>
          <w:szCs w:val="24"/>
        </w:rPr>
        <w:t xml:space="preserve">: </w:t>
      </w:r>
      <w:r w:rsidRPr="00770FE0">
        <w:rPr>
          <w:rFonts w:ascii="Times New Roman" w:hAnsi="Times New Roman" w:cs="Times New Roman"/>
          <w:sz w:val="24"/>
          <w:szCs w:val="24"/>
        </w:rPr>
        <w:t>https://doi.org/10.3354/meps321183</w:t>
      </w:r>
      <w:r w:rsidR="00BB4D9C">
        <w:rPr>
          <w:rFonts w:ascii="Times New Roman" w:hAnsi="Times New Roman" w:cs="Times New Roman"/>
          <w:sz w:val="24"/>
          <w:szCs w:val="24"/>
        </w:rPr>
        <w:t>.</w:t>
      </w:r>
    </w:p>
    <w:p w14:paraId="32EB1B49" w14:textId="39980694"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Nixon M, </w:t>
      </w:r>
      <w:proofErr w:type="spellStart"/>
      <w:r w:rsidRPr="00770FE0">
        <w:rPr>
          <w:rFonts w:ascii="Times New Roman" w:hAnsi="Times New Roman" w:cs="Times New Roman"/>
          <w:sz w:val="24"/>
          <w:szCs w:val="24"/>
        </w:rPr>
        <w:t>Maconnachie</w:t>
      </w:r>
      <w:proofErr w:type="spellEnd"/>
      <w:r w:rsidRPr="00770FE0">
        <w:rPr>
          <w:rFonts w:ascii="Times New Roman" w:hAnsi="Times New Roman" w:cs="Times New Roman"/>
          <w:sz w:val="24"/>
          <w:szCs w:val="24"/>
        </w:rPr>
        <w:t xml:space="preserve"> E, Howell PGT</w:t>
      </w:r>
      <w:r w:rsidR="00F72A06">
        <w:rPr>
          <w:rFonts w:ascii="Times New Roman" w:hAnsi="Times New Roman" w:cs="Times New Roman"/>
          <w:sz w:val="24"/>
          <w:szCs w:val="24"/>
        </w:rPr>
        <w:t>.</w:t>
      </w:r>
      <w:r w:rsidRPr="00770FE0">
        <w:rPr>
          <w:rFonts w:ascii="Times New Roman" w:hAnsi="Times New Roman" w:cs="Times New Roman"/>
          <w:sz w:val="24"/>
          <w:szCs w:val="24"/>
        </w:rPr>
        <w:t>1980</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The effects on shells of drilling by Octopus. </w:t>
      </w:r>
      <w:r w:rsidRPr="00F72A06">
        <w:rPr>
          <w:rFonts w:ascii="Times New Roman" w:hAnsi="Times New Roman" w:cs="Times New Roman"/>
          <w:i/>
          <w:iCs/>
          <w:sz w:val="24"/>
          <w:szCs w:val="24"/>
        </w:rPr>
        <w:t>J</w:t>
      </w:r>
      <w:r w:rsidR="00F72A06" w:rsidRPr="00F72A06">
        <w:rPr>
          <w:rFonts w:ascii="Times New Roman" w:hAnsi="Times New Roman" w:cs="Times New Roman"/>
          <w:i/>
          <w:iCs/>
          <w:sz w:val="24"/>
          <w:szCs w:val="24"/>
        </w:rPr>
        <w:t>ournal of</w:t>
      </w:r>
      <w:r w:rsidRPr="00F72A06">
        <w:rPr>
          <w:rFonts w:ascii="Times New Roman" w:hAnsi="Times New Roman" w:cs="Times New Roman"/>
          <w:i/>
          <w:iCs/>
          <w:sz w:val="24"/>
          <w:szCs w:val="24"/>
        </w:rPr>
        <w:t xml:space="preserve"> Zool</w:t>
      </w:r>
      <w:r w:rsidR="00F72A06" w:rsidRPr="00F72A06">
        <w:rPr>
          <w:rFonts w:ascii="Times New Roman" w:hAnsi="Times New Roman" w:cs="Times New Roman"/>
          <w:i/>
          <w:iCs/>
          <w:sz w:val="24"/>
          <w:szCs w:val="24"/>
        </w:rPr>
        <w:t>ogy</w:t>
      </w:r>
      <w:r w:rsidRPr="00770FE0">
        <w:rPr>
          <w:rFonts w:ascii="Times New Roman" w:hAnsi="Times New Roman" w:cs="Times New Roman"/>
          <w:sz w:val="24"/>
          <w:szCs w:val="24"/>
        </w:rPr>
        <w:t xml:space="preserve"> 191:75–88. </w:t>
      </w:r>
      <w:proofErr w:type="spellStart"/>
      <w:r w:rsidR="00F72A06">
        <w:rPr>
          <w:rFonts w:ascii="Times New Roman" w:hAnsi="Times New Roman" w:cs="Times New Roman"/>
          <w:sz w:val="24"/>
          <w:szCs w:val="24"/>
        </w:rPr>
        <w:t>doi</w:t>
      </w:r>
      <w:proofErr w:type="spellEnd"/>
      <w:r w:rsidR="00F72A06">
        <w:rPr>
          <w:rFonts w:ascii="Times New Roman" w:hAnsi="Times New Roman" w:cs="Times New Roman"/>
          <w:sz w:val="24"/>
          <w:szCs w:val="24"/>
        </w:rPr>
        <w:t xml:space="preserve">: </w:t>
      </w:r>
      <w:r w:rsidRPr="00770FE0">
        <w:rPr>
          <w:rFonts w:ascii="Times New Roman" w:hAnsi="Times New Roman" w:cs="Times New Roman"/>
          <w:sz w:val="24"/>
          <w:szCs w:val="24"/>
        </w:rPr>
        <w:t>https://doi.org/10.1111/j.1469-7998.1980.tb01450.x</w:t>
      </w:r>
      <w:r w:rsidR="00BB4D9C">
        <w:rPr>
          <w:rFonts w:ascii="Times New Roman" w:hAnsi="Times New Roman" w:cs="Times New Roman"/>
          <w:sz w:val="24"/>
          <w:szCs w:val="24"/>
        </w:rPr>
        <w:t>.</w:t>
      </w:r>
    </w:p>
    <w:p w14:paraId="0082874E" w14:textId="4CDF553F"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Nosil</w:t>
      </w:r>
      <w:proofErr w:type="spellEnd"/>
      <w:r w:rsidRPr="00770FE0">
        <w:rPr>
          <w:rFonts w:ascii="Times New Roman" w:hAnsi="Times New Roman" w:cs="Times New Roman"/>
          <w:sz w:val="24"/>
          <w:szCs w:val="24"/>
        </w:rPr>
        <w:t xml:space="preserve"> P, Crespi BJ</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2006</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Experimental evidence that predation promotes divergence in adaptive radiation. </w:t>
      </w:r>
      <w:r w:rsidRPr="00F72A06">
        <w:rPr>
          <w:rFonts w:ascii="Times New Roman" w:hAnsi="Times New Roman" w:cs="Times New Roman"/>
          <w:i/>
          <w:iCs/>
          <w:sz w:val="24"/>
          <w:szCs w:val="24"/>
        </w:rPr>
        <w:t>Proceedings of the National Academy of Sciences</w:t>
      </w:r>
      <w:r w:rsidRPr="00770FE0">
        <w:rPr>
          <w:rFonts w:ascii="Times New Roman" w:hAnsi="Times New Roman" w:cs="Times New Roman"/>
          <w:sz w:val="24"/>
          <w:szCs w:val="24"/>
        </w:rPr>
        <w:t xml:space="preserve"> 103:9090–9095. </w:t>
      </w:r>
      <w:proofErr w:type="spellStart"/>
      <w:r w:rsidR="00F72A06">
        <w:rPr>
          <w:rFonts w:ascii="Times New Roman" w:hAnsi="Times New Roman" w:cs="Times New Roman"/>
          <w:sz w:val="24"/>
          <w:szCs w:val="24"/>
        </w:rPr>
        <w:t>doi</w:t>
      </w:r>
      <w:proofErr w:type="spellEnd"/>
      <w:r w:rsidR="00F72A06">
        <w:rPr>
          <w:rFonts w:ascii="Times New Roman" w:hAnsi="Times New Roman" w:cs="Times New Roman"/>
          <w:sz w:val="24"/>
          <w:szCs w:val="24"/>
        </w:rPr>
        <w:t xml:space="preserve">: </w:t>
      </w:r>
      <w:r w:rsidRPr="00770FE0">
        <w:rPr>
          <w:rFonts w:ascii="Times New Roman" w:hAnsi="Times New Roman" w:cs="Times New Roman"/>
          <w:sz w:val="24"/>
          <w:szCs w:val="24"/>
        </w:rPr>
        <w:t>https://doi.org/10.1073/pnas.0601575103</w:t>
      </w:r>
      <w:r w:rsidR="00BB4D9C">
        <w:rPr>
          <w:rFonts w:ascii="Times New Roman" w:hAnsi="Times New Roman" w:cs="Times New Roman"/>
          <w:sz w:val="24"/>
          <w:szCs w:val="24"/>
        </w:rPr>
        <w:t>.</w:t>
      </w:r>
    </w:p>
    <w:p w14:paraId="2A8D6F43" w14:textId="3E849716"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O’Brien CE, Bennice CO, Leite TS</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2021</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A field guide to distinguishing </w:t>
      </w:r>
      <w:r w:rsidRPr="00F72A06">
        <w:rPr>
          <w:rFonts w:ascii="Times New Roman" w:hAnsi="Times New Roman" w:cs="Times New Roman"/>
          <w:i/>
          <w:iCs/>
          <w:sz w:val="24"/>
          <w:szCs w:val="24"/>
        </w:rPr>
        <w:t>Octopus insularis</w:t>
      </w:r>
      <w:r w:rsidRPr="00770FE0">
        <w:rPr>
          <w:rFonts w:ascii="Times New Roman" w:hAnsi="Times New Roman" w:cs="Times New Roman"/>
          <w:sz w:val="24"/>
          <w:szCs w:val="24"/>
        </w:rPr>
        <w:t xml:space="preserve"> and </w:t>
      </w:r>
      <w:r w:rsidRPr="00F72A06">
        <w:rPr>
          <w:rFonts w:ascii="Times New Roman" w:hAnsi="Times New Roman" w:cs="Times New Roman"/>
          <w:i/>
          <w:iCs/>
          <w:sz w:val="24"/>
          <w:szCs w:val="24"/>
        </w:rPr>
        <w:t>Octopus americanus</w:t>
      </w:r>
      <w:r w:rsidRPr="00770FE0">
        <w:rPr>
          <w:rFonts w:ascii="Times New Roman" w:hAnsi="Times New Roman" w:cs="Times New Roman"/>
          <w:sz w:val="24"/>
          <w:szCs w:val="24"/>
        </w:rPr>
        <w:t xml:space="preserve"> (Octopoda: </w:t>
      </w:r>
      <w:proofErr w:type="spellStart"/>
      <w:r w:rsidRPr="00770FE0">
        <w:rPr>
          <w:rFonts w:ascii="Times New Roman" w:hAnsi="Times New Roman" w:cs="Times New Roman"/>
          <w:sz w:val="24"/>
          <w:szCs w:val="24"/>
        </w:rPr>
        <w:t>Octopodidae</w:t>
      </w:r>
      <w:proofErr w:type="spellEnd"/>
      <w:r w:rsidRPr="00770FE0">
        <w:rPr>
          <w:rFonts w:ascii="Times New Roman" w:hAnsi="Times New Roman" w:cs="Times New Roman"/>
          <w:sz w:val="24"/>
          <w:szCs w:val="24"/>
        </w:rPr>
        <w:t xml:space="preserve">). </w:t>
      </w:r>
      <w:proofErr w:type="spellStart"/>
      <w:r w:rsidRPr="00F72A06">
        <w:rPr>
          <w:rFonts w:ascii="Times New Roman" w:hAnsi="Times New Roman" w:cs="Times New Roman"/>
          <w:i/>
          <w:iCs/>
          <w:sz w:val="24"/>
          <w:szCs w:val="24"/>
        </w:rPr>
        <w:t>Zootaxa</w:t>
      </w:r>
      <w:proofErr w:type="spellEnd"/>
      <w:r w:rsidRPr="00770FE0">
        <w:rPr>
          <w:rFonts w:ascii="Times New Roman" w:hAnsi="Times New Roman" w:cs="Times New Roman"/>
          <w:sz w:val="24"/>
          <w:szCs w:val="24"/>
        </w:rPr>
        <w:t xml:space="preserve"> 5060:589–594. </w:t>
      </w:r>
      <w:proofErr w:type="spellStart"/>
      <w:r w:rsidR="00F72A06">
        <w:rPr>
          <w:rFonts w:ascii="Times New Roman" w:hAnsi="Times New Roman" w:cs="Times New Roman"/>
          <w:sz w:val="24"/>
          <w:szCs w:val="24"/>
        </w:rPr>
        <w:t>doi</w:t>
      </w:r>
      <w:proofErr w:type="spellEnd"/>
      <w:r w:rsidR="00F72A06">
        <w:rPr>
          <w:rFonts w:ascii="Times New Roman" w:hAnsi="Times New Roman" w:cs="Times New Roman"/>
          <w:sz w:val="24"/>
          <w:szCs w:val="24"/>
        </w:rPr>
        <w:t xml:space="preserve">: </w:t>
      </w:r>
      <w:r w:rsidRPr="00770FE0">
        <w:rPr>
          <w:rFonts w:ascii="Times New Roman" w:hAnsi="Times New Roman" w:cs="Times New Roman"/>
          <w:sz w:val="24"/>
          <w:szCs w:val="24"/>
        </w:rPr>
        <w:t>https://doi.org/10.11646/zootaxa.5060.4.8</w:t>
      </w:r>
      <w:r w:rsidR="00BB4D9C">
        <w:rPr>
          <w:rFonts w:ascii="Times New Roman" w:hAnsi="Times New Roman" w:cs="Times New Roman"/>
          <w:sz w:val="24"/>
          <w:szCs w:val="24"/>
        </w:rPr>
        <w:t>.</w:t>
      </w:r>
    </w:p>
    <w:p w14:paraId="0EF23276" w14:textId="4629953F"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F72A06">
        <w:rPr>
          <w:rFonts w:ascii="Times New Roman" w:hAnsi="Times New Roman" w:cs="Times New Roman"/>
          <w:sz w:val="24"/>
          <w:szCs w:val="24"/>
          <w:lang w:val="pt-BR"/>
        </w:rPr>
        <w:t>O’Brien CE, Medeiros SL de S, Leite T</w:t>
      </w:r>
      <w:r w:rsidR="00F72A06" w:rsidRPr="00F72A06">
        <w:rPr>
          <w:rFonts w:ascii="Times New Roman" w:hAnsi="Times New Roman" w:cs="Times New Roman"/>
          <w:sz w:val="24"/>
          <w:szCs w:val="24"/>
          <w:lang w:val="pt-BR"/>
        </w:rPr>
        <w:t xml:space="preserve">. </w:t>
      </w:r>
      <w:r w:rsidRPr="00F72A06">
        <w:rPr>
          <w:rFonts w:ascii="Times New Roman" w:hAnsi="Times New Roman" w:cs="Times New Roman"/>
          <w:sz w:val="24"/>
          <w:szCs w:val="24"/>
          <w:lang w:val="pt-BR"/>
        </w:rPr>
        <w:t>2023</w:t>
      </w:r>
      <w:r w:rsidR="00F72A06" w:rsidRPr="00F72A06">
        <w:rPr>
          <w:rFonts w:ascii="Times New Roman" w:hAnsi="Times New Roman" w:cs="Times New Roman"/>
          <w:sz w:val="24"/>
          <w:szCs w:val="24"/>
          <w:lang w:val="pt-BR"/>
        </w:rPr>
        <w:t>.</w:t>
      </w:r>
      <w:r w:rsidRPr="00F72A06">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rPr>
        <w:t>Octospy</w:t>
      </w:r>
      <w:proofErr w:type="spellEnd"/>
      <w:r w:rsidRPr="00770FE0">
        <w:rPr>
          <w:rFonts w:ascii="Times New Roman" w:hAnsi="Times New Roman" w:cs="Times New Roman"/>
          <w:sz w:val="24"/>
          <w:szCs w:val="24"/>
        </w:rPr>
        <w:t xml:space="preserve">: What Octopus insularis do in their dens. </w:t>
      </w:r>
      <w:r w:rsidRPr="00F72A06">
        <w:rPr>
          <w:rFonts w:ascii="Times New Roman" w:hAnsi="Times New Roman" w:cs="Times New Roman"/>
          <w:i/>
          <w:iCs/>
          <w:sz w:val="24"/>
          <w:szCs w:val="24"/>
        </w:rPr>
        <w:t>Marine Ecology</w:t>
      </w:r>
      <w:r w:rsidRPr="00770FE0">
        <w:rPr>
          <w:rFonts w:ascii="Times New Roman" w:hAnsi="Times New Roman" w:cs="Times New Roman"/>
          <w:sz w:val="24"/>
          <w:szCs w:val="24"/>
        </w:rPr>
        <w:t xml:space="preserve"> </w:t>
      </w:r>
      <w:proofErr w:type="gramStart"/>
      <w:r w:rsidRPr="00770FE0">
        <w:rPr>
          <w:rFonts w:ascii="Times New Roman" w:hAnsi="Times New Roman" w:cs="Times New Roman"/>
          <w:sz w:val="24"/>
          <w:szCs w:val="24"/>
        </w:rPr>
        <w:t>44:e</w:t>
      </w:r>
      <w:proofErr w:type="gramEnd"/>
      <w:r w:rsidRPr="00770FE0">
        <w:rPr>
          <w:rFonts w:ascii="Times New Roman" w:hAnsi="Times New Roman" w:cs="Times New Roman"/>
          <w:sz w:val="24"/>
          <w:szCs w:val="24"/>
        </w:rPr>
        <w:t xml:space="preserve">12763. </w:t>
      </w:r>
      <w:proofErr w:type="spellStart"/>
      <w:r w:rsidR="00F72A06">
        <w:rPr>
          <w:rFonts w:ascii="Times New Roman" w:hAnsi="Times New Roman" w:cs="Times New Roman"/>
          <w:sz w:val="24"/>
          <w:szCs w:val="24"/>
        </w:rPr>
        <w:t>doi</w:t>
      </w:r>
      <w:proofErr w:type="spellEnd"/>
      <w:r w:rsidR="00F72A06">
        <w:rPr>
          <w:rFonts w:ascii="Times New Roman" w:hAnsi="Times New Roman" w:cs="Times New Roman"/>
          <w:sz w:val="24"/>
          <w:szCs w:val="24"/>
        </w:rPr>
        <w:t xml:space="preserve">: </w:t>
      </w:r>
      <w:r w:rsidRPr="00770FE0">
        <w:rPr>
          <w:rFonts w:ascii="Times New Roman" w:hAnsi="Times New Roman" w:cs="Times New Roman"/>
          <w:sz w:val="24"/>
          <w:szCs w:val="24"/>
        </w:rPr>
        <w:t>https://doi.org/10.1111/maec.12763</w:t>
      </w:r>
      <w:r w:rsidR="00BB4D9C">
        <w:rPr>
          <w:rFonts w:ascii="Times New Roman" w:hAnsi="Times New Roman" w:cs="Times New Roman"/>
          <w:sz w:val="24"/>
          <w:szCs w:val="24"/>
        </w:rPr>
        <w:t>.</w:t>
      </w:r>
    </w:p>
    <w:p w14:paraId="7C86A507" w14:textId="1B4104E1" w:rsidR="00232C9D" w:rsidRPr="00A0488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Orrick K, Sommer N, Rowland F, Ferraro K</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2024</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Predator–prey interactions across hunting mode, spatial domain size, and habitat complexities. </w:t>
      </w:r>
      <w:proofErr w:type="spellStart"/>
      <w:r w:rsidRPr="00A04886">
        <w:rPr>
          <w:rFonts w:ascii="Times New Roman" w:hAnsi="Times New Roman" w:cs="Times New Roman"/>
          <w:i/>
          <w:iCs/>
          <w:sz w:val="24"/>
          <w:szCs w:val="24"/>
          <w:lang w:val="pt-BR"/>
        </w:rPr>
        <w:t>Ecology</w:t>
      </w:r>
      <w:proofErr w:type="spellEnd"/>
      <w:r w:rsidRPr="00A04886">
        <w:rPr>
          <w:rFonts w:ascii="Times New Roman" w:hAnsi="Times New Roman" w:cs="Times New Roman"/>
          <w:sz w:val="24"/>
          <w:szCs w:val="24"/>
          <w:lang w:val="pt-BR"/>
        </w:rPr>
        <w:t xml:space="preserve"> 105:e4316. </w:t>
      </w:r>
      <w:proofErr w:type="spellStart"/>
      <w:r w:rsidR="00F72A06" w:rsidRPr="00A04886">
        <w:rPr>
          <w:rFonts w:ascii="Times New Roman" w:hAnsi="Times New Roman" w:cs="Times New Roman"/>
          <w:sz w:val="24"/>
          <w:szCs w:val="24"/>
          <w:lang w:val="pt-BR"/>
        </w:rPr>
        <w:t>doi</w:t>
      </w:r>
      <w:proofErr w:type="spellEnd"/>
      <w:r w:rsidR="00F72A06"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https://doi.org/10.1002/ecy.4316</w:t>
      </w:r>
      <w:r w:rsidR="00BB4D9C" w:rsidRPr="00A04886">
        <w:rPr>
          <w:rFonts w:ascii="Times New Roman" w:hAnsi="Times New Roman" w:cs="Times New Roman"/>
          <w:sz w:val="24"/>
          <w:szCs w:val="24"/>
          <w:lang w:val="pt-BR"/>
        </w:rPr>
        <w:t>.</w:t>
      </w:r>
    </w:p>
    <w:p w14:paraId="54760307" w14:textId="5582AC0A" w:rsidR="00232C9D" w:rsidRPr="00A0488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A04886">
        <w:rPr>
          <w:rFonts w:ascii="Times New Roman" w:hAnsi="Times New Roman" w:cs="Times New Roman"/>
          <w:sz w:val="24"/>
          <w:szCs w:val="24"/>
          <w:lang w:val="pt-BR"/>
        </w:rPr>
        <w:t xml:space="preserve">Ortiz M, Jesse S, </w:t>
      </w:r>
      <w:proofErr w:type="spellStart"/>
      <w:r w:rsidRPr="00A04886">
        <w:rPr>
          <w:rFonts w:ascii="Times New Roman" w:hAnsi="Times New Roman" w:cs="Times New Roman"/>
          <w:sz w:val="24"/>
          <w:szCs w:val="24"/>
          <w:lang w:val="pt-BR"/>
        </w:rPr>
        <w:t>Stotz</w:t>
      </w:r>
      <w:proofErr w:type="spellEnd"/>
      <w:r w:rsidRPr="00A04886">
        <w:rPr>
          <w:rFonts w:ascii="Times New Roman" w:hAnsi="Times New Roman" w:cs="Times New Roman"/>
          <w:sz w:val="24"/>
          <w:szCs w:val="24"/>
          <w:lang w:val="pt-BR"/>
        </w:rPr>
        <w:t xml:space="preserve"> W, Wolff M</w:t>
      </w:r>
      <w:r w:rsidR="00F72A06"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2003</w:t>
      </w:r>
      <w:r w:rsidR="00F72A06" w:rsidRPr="00A04886">
        <w:rPr>
          <w:rFonts w:ascii="Times New Roman" w:hAnsi="Times New Roman" w:cs="Times New Roman"/>
          <w:sz w:val="24"/>
          <w:szCs w:val="24"/>
          <w:lang w:val="pt-BR"/>
        </w:rPr>
        <w:t>.</w:t>
      </w:r>
      <w:r w:rsidRPr="00A04886">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Feeding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of the asteroid </w:t>
      </w:r>
      <w:proofErr w:type="spellStart"/>
      <w:r w:rsidRPr="00F72A06">
        <w:rPr>
          <w:rFonts w:ascii="Times New Roman" w:hAnsi="Times New Roman" w:cs="Times New Roman"/>
          <w:i/>
          <w:iCs/>
          <w:sz w:val="24"/>
          <w:szCs w:val="24"/>
        </w:rPr>
        <w:t>Meyenaster</w:t>
      </w:r>
      <w:proofErr w:type="spellEnd"/>
      <w:r w:rsidRPr="00F72A06">
        <w:rPr>
          <w:rFonts w:ascii="Times New Roman" w:hAnsi="Times New Roman" w:cs="Times New Roman"/>
          <w:i/>
          <w:iCs/>
          <w:sz w:val="24"/>
          <w:szCs w:val="24"/>
        </w:rPr>
        <w:t xml:space="preserve"> </w:t>
      </w:r>
      <w:proofErr w:type="spellStart"/>
      <w:r w:rsidRPr="00F72A06">
        <w:rPr>
          <w:rFonts w:ascii="Times New Roman" w:hAnsi="Times New Roman" w:cs="Times New Roman"/>
          <w:i/>
          <w:iCs/>
          <w:sz w:val="24"/>
          <w:szCs w:val="24"/>
        </w:rPr>
        <w:t>gelatinosus</w:t>
      </w:r>
      <w:proofErr w:type="spellEnd"/>
      <w:r w:rsidRPr="00770FE0">
        <w:rPr>
          <w:rFonts w:ascii="Times New Roman" w:hAnsi="Times New Roman" w:cs="Times New Roman"/>
          <w:sz w:val="24"/>
          <w:szCs w:val="24"/>
        </w:rPr>
        <w:t xml:space="preserve"> in response to changes in abundance of the scallop </w:t>
      </w:r>
      <w:proofErr w:type="spellStart"/>
      <w:r w:rsidRPr="00F72A06">
        <w:rPr>
          <w:rFonts w:ascii="Times New Roman" w:hAnsi="Times New Roman" w:cs="Times New Roman"/>
          <w:i/>
          <w:iCs/>
          <w:sz w:val="24"/>
          <w:szCs w:val="24"/>
        </w:rPr>
        <w:t>Argopecten</w:t>
      </w:r>
      <w:proofErr w:type="spellEnd"/>
      <w:r w:rsidRPr="00F72A06">
        <w:rPr>
          <w:rFonts w:ascii="Times New Roman" w:hAnsi="Times New Roman" w:cs="Times New Roman"/>
          <w:i/>
          <w:iCs/>
          <w:sz w:val="24"/>
          <w:szCs w:val="24"/>
        </w:rPr>
        <w:t xml:space="preserve"> </w:t>
      </w:r>
      <w:proofErr w:type="spellStart"/>
      <w:r w:rsidRPr="00F72A06">
        <w:rPr>
          <w:rFonts w:ascii="Times New Roman" w:hAnsi="Times New Roman" w:cs="Times New Roman"/>
          <w:i/>
          <w:iCs/>
          <w:sz w:val="24"/>
          <w:szCs w:val="24"/>
        </w:rPr>
        <w:t>purpuratus</w:t>
      </w:r>
      <w:proofErr w:type="spellEnd"/>
      <w:r w:rsidRPr="00770FE0">
        <w:rPr>
          <w:rFonts w:ascii="Times New Roman" w:hAnsi="Times New Roman" w:cs="Times New Roman"/>
          <w:sz w:val="24"/>
          <w:szCs w:val="24"/>
        </w:rPr>
        <w:t xml:space="preserve"> in </w:t>
      </w:r>
      <w:r w:rsidRPr="00770FE0">
        <w:rPr>
          <w:rFonts w:ascii="Times New Roman" w:hAnsi="Times New Roman" w:cs="Times New Roman"/>
          <w:sz w:val="24"/>
          <w:szCs w:val="24"/>
        </w:rPr>
        <w:lastRenderedPageBreak/>
        <w:t xml:space="preserve">northern Chile. </w:t>
      </w:r>
      <w:proofErr w:type="spellStart"/>
      <w:r w:rsidRPr="00A04886">
        <w:rPr>
          <w:rFonts w:ascii="Times New Roman" w:hAnsi="Times New Roman" w:cs="Times New Roman"/>
          <w:i/>
          <w:iCs/>
          <w:sz w:val="24"/>
          <w:szCs w:val="24"/>
          <w:lang w:val="pt-BR"/>
        </w:rPr>
        <w:t>Archiv</w:t>
      </w:r>
      <w:proofErr w:type="spellEnd"/>
      <w:r w:rsidRPr="00A04886">
        <w:rPr>
          <w:rFonts w:ascii="Times New Roman" w:hAnsi="Times New Roman" w:cs="Times New Roman"/>
          <w:i/>
          <w:iCs/>
          <w:sz w:val="24"/>
          <w:szCs w:val="24"/>
          <w:lang w:val="pt-BR"/>
        </w:rPr>
        <w:t xml:space="preserve"> </w:t>
      </w:r>
      <w:proofErr w:type="spellStart"/>
      <w:r w:rsidRPr="00A04886">
        <w:rPr>
          <w:rFonts w:ascii="Times New Roman" w:hAnsi="Times New Roman" w:cs="Times New Roman"/>
          <w:i/>
          <w:iCs/>
          <w:sz w:val="24"/>
          <w:szCs w:val="24"/>
          <w:lang w:val="pt-BR"/>
        </w:rPr>
        <w:t>für</w:t>
      </w:r>
      <w:proofErr w:type="spellEnd"/>
      <w:r w:rsidRPr="00A04886">
        <w:rPr>
          <w:rFonts w:ascii="Times New Roman" w:hAnsi="Times New Roman" w:cs="Times New Roman"/>
          <w:i/>
          <w:iCs/>
          <w:sz w:val="24"/>
          <w:szCs w:val="24"/>
          <w:lang w:val="pt-BR"/>
        </w:rPr>
        <w:t xml:space="preserve"> </w:t>
      </w:r>
      <w:proofErr w:type="spellStart"/>
      <w:r w:rsidRPr="00A04886">
        <w:rPr>
          <w:rFonts w:ascii="Times New Roman" w:hAnsi="Times New Roman" w:cs="Times New Roman"/>
          <w:i/>
          <w:iCs/>
          <w:sz w:val="24"/>
          <w:szCs w:val="24"/>
          <w:lang w:val="pt-BR"/>
        </w:rPr>
        <w:t>Hydrobiologie</w:t>
      </w:r>
      <w:proofErr w:type="spellEnd"/>
      <w:r w:rsidRPr="00A04886">
        <w:rPr>
          <w:rFonts w:ascii="Times New Roman" w:hAnsi="Times New Roman" w:cs="Times New Roman"/>
          <w:i/>
          <w:iCs/>
          <w:sz w:val="24"/>
          <w:szCs w:val="24"/>
          <w:lang w:val="pt-BR"/>
        </w:rPr>
        <w:t xml:space="preserve"> </w:t>
      </w:r>
      <w:r w:rsidRPr="00A04886">
        <w:rPr>
          <w:rFonts w:ascii="Times New Roman" w:hAnsi="Times New Roman" w:cs="Times New Roman"/>
          <w:sz w:val="24"/>
          <w:szCs w:val="24"/>
          <w:lang w:val="pt-BR"/>
        </w:rPr>
        <w:t xml:space="preserve">213–225. </w:t>
      </w:r>
      <w:proofErr w:type="spellStart"/>
      <w:r w:rsidR="00F72A06" w:rsidRPr="00A04886">
        <w:rPr>
          <w:rFonts w:ascii="Times New Roman" w:hAnsi="Times New Roman" w:cs="Times New Roman"/>
          <w:sz w:val="24"/>
          <w:szCs w:val="24"/>
          <w:lang w:val="pt-BR"/>
        </w:rPr>
        <w:t>doi</w:t>
      </w:r>
      <w:proofErr w:type="spellEnd"/>
      <w:r w:rsidR="00F72A06"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https://doi.org/10.1127/0003</w:t>
      </w:r>
      <w:r w:rsidR="00BB4D9C" w:rsidRPr="00A04886">
        <w:rPr>
          <w:rFonts w:ascii="Times New Roman" w:hAnsi="Times New Roman" w:cs="Times New Roman"/>
          <w:sz w:val="24"/>
          <w:szCs w:val="24"/>
          <w:lang w:val="pt-BR"/>
        </w:rPr>
        <w:t>.</w:t>
      </w:r>
      <w:r w:rsidRPr="00A04886">
        <w:rPr>
          <w:rFonts w:ascii="Times New Roman" w:hAnsi="Times New Roman" w:cs="Times New Roman"/>
          <w:sz w:val="24"/>
          <w:szCs w:val="24"/>
          <w:lang w:val="pt-BR"/>
        </w:rPr>
        <w:t>-9136/2003/0157-0213</w:t>
      </w:r>
      <w:r w:rsidR="00F72A06" w:rsidRPr="00A04886">
        <w:rPr>
          <w:rFonts w:ascii="Times New Roman" w:hAnsi="Times New Roman" w:cs="Times New Roman"/>
          <w:sz w:val="24"/>
          <w:szCs w:val="24"/>
          <w:lang w:val="pt-BR"/>
        </w:rPr>
        <w:t>.</w:t>
      </w:r>
    </w:p>
    <w:p w14:paraId="4E5F00FA" w14:textId="4185280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F72A06">
        <w:rPr>
          <w:rFonts w:ascii="Times New Roman" w:hAnsi="Times New Roman" w:cs="Times New Roman"/>
          <w:sz w:val="24"/>
          <w:szCs w:val="24"/>
          <w:lang w:val="pt-BR"/>
        </w:rPr>
        <w:t>Pallaoro</w:t>
      </w:r>
      <w:proofErr w:type="spellEnd"/>
      <w:r w:rsidRPr="00F72A06">
        <w:rPr>
          <w:rFonts w:ascii="Times New Roman" w:hAnsi="Times New Roman" w:cs="Times New Roman"/>
          <w:sz w:val="24"/>
          <w:szCs w:val="24"/>
          <w:lang w:val="pt-BR"/>
        </w:rPr>
        <w:t xml:space="preserve"> A, </w:t>
      </w:r>
      <w:proofErr w:type="spellStart"/>
      <w:r w:rsidRPr="00F72A06">
        <w:rPr>
          <w:rFonts w:ascii="Times New Roman" w:hAnsi="Times New Roman" w:cs="Times New Roman"/>
          <w:sz w:val="24"/>
          <w:szCs w:val="24"/>
          <w:lang w:val="pt-BR"/>
        </w:rPr>
        <w:t>Šantić</w:t>
      </w:r>
      <w:proofErr w:type="spellEnd"/>
      <w:r w:rsidRPr="00F72A06">
        <w:rPr>
          <w:rFonts w:ascii="Times New Roman" w:hAnsi="Times New Roman" w:cs="Times New Roman"/>
          <w:sz w:val="24"/>
          <w:szCs w:val="24"/>
          <w:lang w:val="pt-BR"/>
        </w:rPr>
        <w:t xml:space="preserve"> M, Jardas I</w:t>
      </w:r>
      <w:r w:rsidR="00F72A06" w:rsidRPr="00F72A06">
        <w:rPr>
          <w:rFonts w:ascii="Times New Roman" w:hAnsi="Times New Roman" w:cs="Times New Roman"/>
          <w:sz w:val="24"/>
          <w:szCs w:val="24"/>
          <w:lang w:val="pt-BR"/>
        </w:rPr>
        <w:t xml:space="preserve">. </w:t>
      </w:r>
      <w:r w:rsidRPr="00F72A06">
        <w:rPr>
          <w:rFonts w:ascii="Times New Roman" w:hAnsi="Times New Roman" w:cs="Times New Roman"/>
          <w:sz w:val="24"/>
          <w:szCs w:val="24"/>
          <w:lang w:val="pt-BR"/>
        </w:rPr>
        <w:t>2006</w:t>
      </w:r>
      <w:r w:rsidR="00F72A06" w:rsidRPr="00F72A06">
        <w:rPr>
          <w:rFonts w:ascii="Times New Roman" w:hAnsi="Times New Roman" w:cs="Times New Roman"/>
          <w:sz w:val="24"/>
          <w:szCs w:val="24"/>
          <w:lang w:val="pt-BR"/>
        </w:rPr>
        <w:t>.</w:t>
      </w:r>
      <w:r w:rsidRPr="00F72A06">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Feeding habits of the common two-banded sea bream, </w:t>
      </w:r>
      <w:proofErr w:type="spellStart"/>
      <w:r w:rsidRPr="00F72A06">
        <w:rPr>
          <w:rFonts w:ascii="Times New Roman" w:hAnsi="Times New Roman" w:cs="Times New Roman"/>
          <w:i/>
          <w:iCs/>
          <w:sz w:val="24"/>
          <w:szCs w:val="24"/>
        </w:rPr>
        <w:t>Diplodus</w:t>
      </w:r>
      <w:proofErr w:type="spellEnd"/>
      <w:r w:rsidRPr="00F72A06">
        <w:rPr>
          <w:rFonts w:ascii="Times New Roman" w:hAnsi="Times New Roman" w:cs="Times New Roman"/>
          <w:i/>
          <w:iCs/>
          <w:sz w:val="24"/>
          <w:szCs w:val="24"/>
        </w:rPr>
        <w:t xml:space="preserve"> vulgaris</w:t>
      </w:r>
      <w:r w:rsidRPr="00770FE0">
        <w:rPr>
          <w:rFonts w:ascii="Times New Roman" w:hAnsi="Times New Roman" w:cs="Times New Roman"/>
          <w:sz w:val="24"/>
          <w:szCs w:val="24"/>
        </w:rPr>
        <w:t xml:space="preserve"> (Sparidae), in the eastern Adriatic Sea. </w:t>
      </w:r>
      <w:proofErr w:type="spellStart"/>
      <w:r w:rsidRPr="00F72A06">
        <w:rPr>
          <w:rFonts w:ascii="Times New Roman" w:hAnsi="Times New Roman" w:cs="Times New Roman"/>
          <w:i/>
          <w:iCs/>
          <w:sz w:val="24"/>
          <w:szCs w:val="24"/>
        </w:rPr>
        <w:t>Cybium</w:t>
      </w:r>
      <w:proofErr w:type="spellEnd"/>
      <w:r w:rsidRPr="00770FE0">
        <w:rPr>
          <w:rFonts w:ascii="Times New Roman" w:hAnsi="Times New Roman" w:cs="Times New Roman"/>
          <w:sz w:val="24"/>
          <w:szCs w:val="24"/>
        </w:rPr>
        <w:t xml:space="preserve"> 30:19–25.</w:t>
      </w:r>
    </w:p>
    <w:p w14:paraId="2DB56411" w14:textId="301EEB6C"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Palmer ANS</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2012</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Spatial and genetic investigation of aggregation in </w:t>
      </w:r>
      <w:proofErr w:type="spellStart"/>
      <w:r w:rsidRPr="00770FE0">
        <w:rPr>
          <w:rFonts w:ascii="Times New Roman" w:hAnsi="Times New Roman" w:cs="Times New Roman"/>
          <w:sz w:val="24"/>
          <w:szCs w:val="24"/>
        </w:rPr>
        <w:t>Ischnochiton</w:t>
      </w:r>
      <w:proofErr w:type="spellEnd"/>
      <w:r w:rsidRPr="00770FE0">
        <w:rPr>
          <w:rFonts w:ascii="Times New Roman" w:hAnsi="Times New Roman" w:cs="Times New Roman"/>
          <w:sz w:val="24"/>
          <w:szCs w:val="24"/>
        </w:rPr>
        <w:t xml:space="preserve"> (Polyplacophora; </w:t>
      </w:r>
      <w:proofErr w:type="spellStart"/>
      <w:r w:rsidRPr="00770FE0">
        <w:rPr>
          <w:rFonts w:ascii="Times New Roman" w:hAnsi="Times New Roman" w:cs="Times New Roman"/>
          <w:sz w:val="24"/>
          <w:szCs w:val="24"/>
        </w:rPr>
        <w:t>Neoloricata</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Ischnochitonina</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Ischnochitonidae</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Ischnochitoninae</w:t>
      </w:r>
      <w:proofErr w:type="spellEnd"/>
      <w:r w:rsidRPr="00770FE0">
        <w:rPr>
          <w:rFonts w:ascii="Times New Roman" w:hAnsi="Times New Roman" w:cs="Times New Roman"/>
          <w:sz w:val="24"/>
          <w:szCs w:val="24"/>
        </w:rPr>
        <w:t xml:space="preserve">) species with different larval development. </w:t>
      </w:r>
      <w:r w:rsidRPr="00F72A06">
        <w:rPr>
          <w:rFonts w:ascii="Times New Roman" w:hAnsi="Times New Roman" w:cs="Times New Roman"/>
          <w:i/>
          <w:iCs/>
          <w:sz w:val="24"/>
          <w:szCs w:val="24"/>
        </w:rPr>
        <w:t>Austral Ecology</w:t>
      </w:r>
      <w:r w:rsidRPr="00770FE0">
        <w:rPr>
          <w:rFonts w:ascii="Times New Roman" w:hAnsi="Times New Roman" w:cs="Times New Roman"/>
          <w:sz w:val="24"/>
          <w:szCs w:val="24"/>
        </w:rPr>
        <w:t xml:space="preserve"> 37:110–124. </w:t>
      </w:r>
      <w:proofErr w:type="spellStart"/>
      <w:r w:rsidR="00F72A06">
        <w:rPr>
          <w:rFonts w:ascii="Times New Roman" w:hAnsi="Times New Roman" w:cs="Times New Roman"/>
          <w:sz w:val="24"/>
          <w:szCs w:val="24"/>
        </w:rPr>
        <w:t>doi</w:t>
      </w:r>
      <w:proofErr w:type="spellEnd"/>
      <w:r w:rsidR="00F72A06">
        <w:rPr>
          <w:rFonts w:ascii="Times New Roman" w:hAnsi="Times New Roman" w:cs="Times New Roman"/>
          <w:sz w:val="24"/>
          <w:szCs w:val="24"/>
        </w:rPr>
        <w:t xml:space="preserve">: </w:t>
      </w:r>
      <w:r w:rsidRPr="00770FE0">
        <w:rPr>
          <w:rFonts w:ascii="Times New Roman" w:hAnsi="Times New Roman" w:cs="Times New Roman"/>
          <w:sz w:val="24"/>
          <w:szCs w:val="24"/>
        </w:rPr>
        <w:t>https://doi.org/10.1111/j.1442-9993.2011.02250.x.</w:t>
      </w:r>
    </w:p>
    <w:p w14:paraId="22CCB393" w14:textId="6EEBD177" w:rsidR="00232C9D" w:rsidRPr="00A0488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Palmer MS, Packer C</w:t>
      </w:r>
      <w:r w:rsidR="00F72A06">
        <w:rPr>
          <w:rFonts w:ascii="Times New Roman" w:hAnsi="Times New Roman" w:cs="Times New Roman"/>
          <w:sz w:val="24"/>
          <w:szCs w:val="24"/>
        </w:rPr>
        <w:t xml:space="preserve">. </w:t>
      </w:r>
      <w:r w:rsidRPr="00770FE0">
        <w:rPr>
          <w:rFonts w:ascii="Times New Roman" w:hAnsi="Times New Roman" w:cs="Times New Roman"/>
          <w:sz w:val="24"/>
          <w:szCs w:val="24"/>
        </w:rPr>
        <w:t>2021</w:t>
      </w:r>
      <w:r w:rsidR="00F72A06">
        <w:rPr>
          <w:rFonts w:ascii="Times New Roman" w:hAnsi="Times New Roman" w:cs="Times New Roman"/>
          <w:sz w:val="24"/>
          <w:szCs w:val="24"/>
        </w:rPr>
        <w:t>.</w:t>
      </w:r>
      <w:r w:rsidRPr="00770FE0">
        <w:rPr>
          <w:rFonts w:ascii="Times New Roman" w:hAnsi="Times New Roman" w:cs="Times New Roman"/>
          <w:sz w:val="24"/>
          <w:szCs w:val="24"/>
        </w:rPr>
        <w:t xml:space="preserve"> Reactive anti-predator behavioral strategy shaped by predator characteristics. </w:t>
      </w:r>
      <w:r w:rsidRPr="00A04886">
        <w:rPr>
          <w:rFonts w:ascii="Times New Roman" w:hAnsi="Times New Roman" w:cs="Times New Roman"/>
          <w:i/>
          <w:iCs/>
          <w:sz w:val="24"/>
          <w:szCs w:val="24"/>
          <w:lang w:val="pt-BR"/>
        </w:rPr>
        <w:t>PL</w:t>
      </w:r>
      <w:r w:rsidR="00F72A06" w:rsidRPr="00A04886">
        <w:rPr>
          <w:rFonts w:ascii="Times New Roman" w:hAnsi="Times New Roman" w:cs="Times New Roman"/>
          <w:i/>
          <w:iCs/>
          <w:sz w:val="24"/>
          <w:szCs w:val="24"/>
          <w:lang w:val="pt-BR"/>
        </w:rPr>
        <w:t>o</w:t>
      </w:r>
      <w:r w:rsidRPr="00A04886">
        <w:rPr>
          <w:rFonts w:ascii="Times New Roman" w:hAnsi="Times New Roman" w:cs="Times New Roman"/>
          <w:i/>
          <w:iCs/>
          <w:sz w:val="24"/>
          <w:szCs w:val="24"/>
          <w:lang w:val="pt-BR"/>
        </w:rPr>
        <w:t>S ONE</w:t>
      </w:r>
      <w:r w:rsidRPr="00A04886">
        <w:rPr>
          <w:rFonts w:ascii="Times New Roman" w:hAnsi="Times New Roman" w:cs="Times New Roman"/>
          <w:sz w:val="24"/>
          <w:szCs w:val="24"/>
          <w:lang w:val="pt-BR"/>
        </w:rPr>
        <w:t xml:space="preserve"> 16:e0256147. </w:t>
      </w:r>
      <w:proofErr w:type="spellStart"/>
      <w:r w:rsidR="00F72A06" w:rsidRPr="00A04886">
        <w:rPr>
          <w:rFonts w:ascii="Times New Roman" w:hAnsi="Times New Roman" w:cs="Times New Roman"/>
          <w:sz w:val="24"/>
          <w:szCs w:val="24"/>
          <w:lang w:val="pt-BR"/>
        </w:rPr>
        <w:t>doi</w:t>
      </w:r>
      <w:proofErr w:type="spellEnd"/>
      <w:r w:rsidR="00F72A06"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https://doi.org/10.1371/journal.pone.0256147.</w:t>
      </w:r>
    </w:p>
    <w:p w14:paraId="2211C840" w14:textId="58952E1B" w:rsidR="00232C9D" w:rsidRPr="00A04886"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proofErr w:type="spellStart"/>
      <w:r w:rsidRPr="00A04886">
        <w:rPr>
          <w:rFonts w:ascii="Times New Roman" w:hAnsi="Times New Roman" w:cs="Times New Roman"/>
          <w:sz w:val="24"/>
          <w:szCs w:val="24"/>
          <w:lang w:val="pt-BR"/>
        </w:rPr>
        <w:t>Parkhaev</w:t>
      </w:r>
      <w:proofErr w:type="spellEnd"/>
      <w:r w:rsidRPr="00A04886">
        <w:rPr>
          <w:rFonts w:ascii="Times New Roman" w:hAnsi="Times New Roman" w:cs="Times New Roman"/>
          <w:sz w:val="24"/>
          <w:szCs w:val="24"/>
          <w:lang w:val="pt-BR"/>
        </w:rPr>
        <w:t xml:space="preserve"> PY</w:t>
      </w:r>
      <w:r w:rsidR="00F72A06"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2017</w:t>
      </w:r>
      <w:r w:rsidR="00F72A06" w:rsidRPr="00A04886">
        <w:rPr>
          <w:rFonts w:ascii="Times New Roman" w:hAnsi="Times New Roman" w:cs="Times New Roman"/>
          <w:sz w:val="24"/>
          <w:szCs w:val="24"/>
          <w:lang w:val="pt-BR"/>
        </w:rPr>
        <w:t>.</w:t>
      </w:r>
      <w:r w:rsidRPr="00A04886">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Origin and the Early Evolution of the Phylum Mollusca. </w:t>
      </w:r>
      <w:proofErr w:type="spellStart"/>
      <w:r w:rsidR="00F72A06" w:rsidRPr="00A04886">
        <w:rPr>
          <w:rFonts w:ascii="Times New Roman" w:hAnsi="Times New Roman" w:cs="Times New Roman"/>
          <w:i/>
          <w:iCs/>
          <w:sz w:val="24"/>
          <w:szCs w:val="24"/>
          <w:lang w:val="pt-BR"/>
        </w:rPr>
        <w:t>Paleontological</w:t>
      </w:r>
      <w:proofErr w:type="spellEnd"/>
      <w:r w:rsidR="00F72A06" w:rsidRPr="00A04886">
        <w:rPr>
          <w:rFonts w:ascii="Times New Roman" w:hAnsi="Times New Roman" w:cs="Times New Roman"/>
          <w:i/>
          <w:iCs/>
          <w:sz w:val="24"/>
          <w:szCs w:val="24"/>
          <w:lang w:val="pt-BR"/>
        </w:rPr>
        <w:t xml:space="preserve"> </w:t>
      </w:r>
      <w:proofErr w:type="spellStart"/>
      <w:r w:rsidR="00F72A06" w:rsidRPr="00A04886">
        <w:rPr>
          <w:rFonts w:ascii="Times New Roman" w:hAnsi="Times New Roman" w:cs="Times New Roman"/>
          <w:i/>
          <w:iCs/>
          <w:sz w:val="24"/>
          <w:szCs w:val="24"/>
          <w:lang w:val="pt-BR"/>
        </w:rPr>
        <w:t>Journal</w:t>
      </w:r>
      <w:proofErr w:type="spellEnd"/>
      <w:r w:rsidR="00F72A06" w:rsidRPr="00A04886">
        <w:rPr>
          <w:rFonts w:ascii="Times New Roman" w:hAnsi="Times New Roman" w:cs="Times New Roman"/>
          <w:sz w:val="24"/>
          <w:szCs w:val="24"/>
          <w:lang w:val="pt-BR"/>
        </w:rPr>
        <w:t xml:space="preserve"> </w:t>
      </w:r>
      <w:r w:rsidRPr="00A04886">
        <w:rPr>
          <w:rFonts w:ascii="Times New Roman" w:hAnsi="Times New Roman" w:cs="Times New Roman"/>
          <w:sz w:val="24"/>
          <w:szCs w:val="24"/>
          <w:lang w:val="pt-BR"/>
        </w:rPr>
        <w:t>51</w:t>
      </w:r>
      <w:r w:rsidR="00F72A06" w:rsidRPr="00A04886">
        <w:rPr>
          <w:rFonts w:ascii="Times New Roman" w:hAnsi="Times New Roman" w:cs="Times New Roman"/>
          <w:sz w:val="24"/>
          <w:szCs w:val="24"/>
          <w:lang w:val="pt-BR"/>
        </w:rPr>
        <w:t>(6): 663-686</w:t>
      </w:r>
      <w:r w:rsidRPr="00A04886">
        <w:rPr>
          <w:rFonts w:ascii="Times New Roman" w:hAnsi="Times New Roman" w:cs="Times New Roman"/>
          <w:sz w:val="24"/>
          <w:szCs w:val="24"/>
          <w:lang w:val="pt-BR"/>
        </w:rPr>
        <w:t>.</w:t>
      </w:r>
      <w:r w:rsidR="00F72A06" w:rsidRPr="00A04886">
        <w:rPr>
          <w:rFonts w:ascii="Times New Roman" w:hAnsi="Times New Roman" w:cs="Times New Roman"/>
          <w:sz w:val="24"/>
          <w:szCs w:val="24"/>
          <w:lang w:val="pt-BR"/>
        </w:rPr>
        <w:t xml:space="preserve"> </w:t>
      </w:r>
      <w:proofErr w:type="spellStart"/>
      <w:r w:rsidR="00F72A06" w:rsidRPr="00A04886">
        <w:rPr>
          <w:rFonts w:ascii="Times New Roman" w:hAnsi="Times New Roman" w:cs="Times New Roman"/>
          <w:sz w:val="24"/>
          <w:szCs w:val="24"/>
          <w:lang w:val="pt-BR"/>
        </w:rPr>
        <w:t>doi</w:t>
      </w:r>
      <w:proofErr w:type="spellEnd"/>
      <w:r w:rsidR="00F72A06" w:rsidRPr="00A04886">
        <w:rPr>
          <w:rFonts w:ascii="Times New Roman" w:hAnsi="Times New Roman" w:cs="Times New Roman"/>
          <w:sz w:val="24"/>
          <w:szCs w:val="24"/>
          <w:lang w:val="pt-BR"/>
        </w:rPr>
        <w:t>: https://doi.org/10.1134/S003103011706003X.</w:t>
      </w:r>
    </w:p>
    <w:p w14:paraId="1F3BFB6B" w14:textId="6EB1197A"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6856EC">
        <w:rPr>
          <w:rFonts w:ascii="Times New Roman" w:hAnsi="Times New Roman" w:cs="Times New Roman"/>
          <w:sz w:val="24"/>
          <w:szCs w:val="24"/>
          <w:lang w:val="pt-BR"/>
        </w:rPr>
        <w:t>Petracci</w:t>
      </w:r>
      <w:proofErr w:type="spellEnd"/>
      <w:r w:rsidRPr="006856EC">
        <w:rPr>
          <w:rFonts w:ascii="Times New Roman" w:hAnsi="Times New Roman" w:cs="Times New Roman"/>
          <w:sz w:val="24"/>
          <w:szCs w:val="24"/>
          <w:lang w:val="pt-BR"/>
        </w:rPr>
        <w:t xml:space="preserve"> PF, La Sala LF, </w:t>
      </w:r>
      <w:proofErr w:type="spellStart"/>
      <w:r w:rsidRPr="006856EC">
        <w:rPr>
          <w:rFonts w:ascii="Times New Roman" w:hAnsi="Times New Roman" w:cs="Times New Roman"/>
          <w:sz w:val="24"/>
          <w:szCs w:val="24"/>
          <w:lang w:val="pt-BR"/>
        </w:rPr>
        <w:t>Aguerre</w:t>
      </w:r>
      <w:proofErr w:type="spellEnd"/>
      <w:r w:rsidRPr="006856EC">
        <w:rPr>
          <w:rFonts w:ascii="Times New Roman" w:hAnsi="Times New Roman" w:cs="Times New Roman"/>
          <w:sz w:val="24"/>
          <w:szCs w:val="24"/>
          <w:lang w:val="pt-BR"/>
        </w:rPr>
        <w:t xml:space="preserve"> G,</w:t>
      </w:r>
      <w:r w:rsidR="006856EC" w:rsidRPr="006856EC">
        <w:rPr>
          <w:rFonts w:ascii="Times New Roman" w:hAnsi="Times New Roman" w:cs="Times New Roman"/>
          <w:sz w:val="24"/>
          <w:szCs w:val="24"/>
          <w:lang w:val="pt-BR"/>
        </w:rPr>
        <w:t xml:space="preserve"> Pérez CH, Acosta N, Sotelo MR, </w:t>
      </w:r>
      <w:proofErr w:type="spellStart"/>
      <w:r w:rsidR="006856EC" w:rsidRPr="006856EC">
        <w:rPr>
          <w:rFonts w:ascii="Times New Roman" w:hAnsi="Times New Roman" w:cs="Times New Roman"/>
          <w:sz w:val="24"/>
          <w:szCs w:val="24"/>
          <w:lang w:val="pt-BR"/>
        </w:rPr>
        <w:t>Pamparana</w:t>
      </w:r>
      <w:proofErr w:type="spellEnd"/>
      <w:r w:rsidR="006856EC" w:rsidRPr="006856EC">
        <w:rPr>
          <w:rFonts w:ascii="Times New Roman" w:hAnsi="Times New Roman" w:cs="Times New Roman"/>
          <w:sz w:val="24"/>
          <w:szCs w:val="24"/>
          <w:lang w:val="pt-BR"/>
        </w:rPr>
        <w:t xml:space="preserve"> C. </w:t>
      </w:r>
      <w:r w:rsidRPr="006856EC">
        <w:rPr>
          <w:rFonts w:ascii="Times New Roman" w:hAnsi="Times New Roman" w:cs="Times New Roman"/>
          <w:sz w:val="24"/>
          <w:szCs w:val="24"/>
          <w:lang w:val="pt-BR"/>
        </w:rPr>
        <w:t>2004</w:t>
      </w:r>
      <w:r w:rsidR="006856EC" w:rsidRPr="006856EC">
        <w:rPr>
          <w:rFonts w:ascii="Times New Roman" w:hAnsi="Times New Roman" w:cs="Times New Roman"/>
          <w:sz w:val="24"/>
          <w:szCs w:val="24"/>
          <w:lang w:val="pt-BR"/>
        </w:rPr>
        <w:t>.</w:t>
      </w:r>
      <w:r w:rsidRPr="006856EC">
        <w:rPr>
          <w:rFonts w:ascii="Times New Roman" w:hAnsi="Times New Roman" w:cs="Times New Roman"/>
          <w:sz w:val="24"/>
          <w:szCs w:val="24"/>
          <w:lang w:val="pt-BR"/>
        </w:rPr>
        <w:t xml:space="preserve"> </w:t>
      </w:r>
      <w:r w:rsidRPr="00770FE0">
        <w:rPr>
          <w:rFonts w:ascii="Times New Roman" w:hAnsi="Times New Roman" w:cs="Times New Roman"/>
          <w:sz w:val="24"/>
          <w:szCs w:val="24"/>
        </w:rPr>
        <w:t>Diet of the Kelp Gull (</w:t>
      </w:r>
      <w:r w:rsidRPr="006856EC">
        <w:rPr>
          <w:rFonts w:ascii="Times New Roman" w:hAnsi="Times New Roman" w:cs="Times New Roman"/>
          <w:i/>
          <w:iCs/>
          <w:sz w:val="24"/>
          <w:szCs w:val="24"/>
        </w:rPr>
        <w:t xml:space="preserve">Larus </w:t>
      </w:r>
      <w:proofErr w:type="spellStart"/>
      <w:r w:rsidRPr="006856EC">
        <w:rPr>
          <w:rFonts w:ascii="Times New Roman" w:hAnsi="Times New Roman" w:cs="Times New Roman"/>
          <w:i/>
          <w:iCs/>
          <w:sz w:val="24"/>
          <w:szCs w:val="24"/>
        </w:rPr>
        <w:t>dominicanus</w:t>
      </w:r>
      <w:proofErr w:type="spellEnd"/>
      <w:r w:rsidRPr="00770FE0">
        <w:rPr>
          <w:rFonts w:ascii="Times New Roman" w:hAnsi="Times New Roman" w:cs="Times New Roman"/>
          <w:sz w:val="24"/>
          <w:szCs w:val="24"/>
        </w:rPr>
        <w:t xml:space="preserve">) during the breeding season in the Bahía Blanca Estuary, Buenos Aires, Argentina. </w:t>
      </w:r>
      <w:r w:rsidRPr="006856EC">
        <w:rPr>
          <w:rFonts w:ascii="Times New Roman" w:hAnsi="Times New Roman" w:cs="Times New Roman"/>
          <w:i/>
          <w:iCs/>
          <w:sz w:val="24"/>
          <w:szCs w:val="24"/>
        </w:rPr>
        <w:t>Hornero</w:t>
      </w:r>
      <w:r w:rsidRPr="00770FE0">
        <w:rPr>
          <w:rFonts w:ascii="Times New Roman" w:hAnsi="Times New Roman" w:cs="Times New Roman"/>
          <w:sz w:val="24"/>
          <w:szCs w:val="24"/>
        </w:rPr>
        <w:t xml:space="preserve"> 19</w:t>
      </w:r>
      <w:r w:rsidR="006856EC">
        <w:rPr>
          <w:rFonts w:ascii="Times New Roman" w:hAnsi="Times New Roman" w:cs="Times New Roman"/>
          <w:sz w:val="24"/>
          <w:szCs w:val="24"/>
        </w:rPr>
        <w:t>(1)</w:t>
      </w:r>
      <w:r w:rsidRPr="00770FE0">
        <w:rPr>
          <w:rFonts w:ascii="Times New Roman" w:hAnsi="Times New Roman" w:cs="Times New Roman"/>
          <w:sz w:val="24"/>
          <w:szCs w:val="24"/>
        </w:rPr>
        <w:t>:</w:t>
      </w:r>
      <w:r w:rsidR="006856EC">
        <w:rPr>
          <w:rFonts w:ascii="Times New Roman" w:hAnsi="Times New Roman" w:cs="Times New Roman"/>
          <w:sz w:val="24"/>
          <w:szCs w:val="24"/>
        </w:rPr>
        <w:t>23-28.</w:t>
      </w:r>
    </w:p>
    <w:p w14:paraId="5B290C3D" w14:textId="2D8E8B3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Pilson MEQ, Taylor PB</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1961</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Hole Drilling by Octopus. </w:t>
      </w:r>
      <w:r w:rsidRPr="006856EC">
        <w:rPr>
          <w:rFonts w:ascii="Times New Roman" w:hAnsi="Times New Roman" w:cs="Times New Roman"/>
          <w:i/>
          <w:iCs/>
          <w:sz w:val="24"/>
          <w:szCs w:val="24"/>
        </w:rPr>
        <w:t>Science</w:t>
      </w:r>
      <w:r w:rsidRPr="00770FE0">
        <w:rPr>
          <w:rFonts w:ascii="Times New Roman" w:hAnsi="Times New Roman" w:cs="Times New Roman"/>
          <w:sz w:val="24"/>
          <w:szCs w:val="24"/>
        </w:rPr>
        <w:t xml:space="preserve"> 134:1366–1368. </w:t>
      </w:r>
      <w:proofErr w:type="spellStart"/>
      <w:r w:rsidR="006856EC">
        <w:rPr>
          <w:rFonts w:ascii="Times New Roman" w:hAnsi="Times New Roman" w:cs="Times New Roman"/>
          <w:sz w:val="24"/>
          <w:szCs w:val="24"/>
        </w:rPr>
        <w:t>doi</w:t>
      </w:r>
      <w:proofErr w:type="spellEnd"/>
      <w:r w:rsidR="006856EC">
        <w:rPr>
          <w:rFonts w:ascii="Times New Roman" w:hAnsi="Times New Roman" w:cs="Times New Roman"/>
          <w:sz w:val="24"/>
          <w:szCs w:val="24"/>
        </w:rPr>
        <w:t xml:space="preserve">: </w:t>
      </w:r>
      <w:r w:rsidRPr="00770FE0">
        <w:rPr>
          <w:rFonts w:ascii="Times New Roman" w:hAnsi="Times New Roman" w:cs="Times New Roman"/>
          <w:sz w:val="24"/>
          <w:szCs w:val="24"/>
        </w:rPr>
        <w:t>https://doi.org/10.1126/science.134.3487.1366.b.</w:t>
      </w:r>
    </w:p>
    <w:p w14:paraId="50C76E3B" w14:textId="1DF11BD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Randall JE</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1967</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Food habits of reef fishes of the West Indies. </w:t>
      </w:r>
      <w:r w:rsidRPr="006856EC">
        <w:rPr>
          <w:rFonts w:ascii="Times New Roman" w:hAnsi="Times New Roman" w:cs="Times New Roman"/>
          <w:i/>
          <w:iCs/>
          <w:sz w:val="24"/>
          <w:szCs w:val="24"/>
        </w:rPr>
        <w:t>Studies in Tropical Oceanography</w:t>
      </w:r>
      <w:r w:rsidRPr="00770FE0">
        <w:rPr>
          <w:rFonts w:ascii="Times New Roman" w:hAnsi="Times New Roman" w:cs="Times New Roman"/>
          <w:sz w:val="24"/>
          <w:szCs w:val="24"/>
        </w:rPr>
        <w:t xml:space="preserve"> 5:665–847.</w:t>
      </w:r>
    </w:p>
    <w:p w14:paraId="0DDCA0C2" w14:textId="3516692A"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Randall JE</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1964</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Contributions to the Biology of the Queen Conch, </w:t>
      </w:r>
      <w:r w:rsidRPr="006856EC">
        <w:rPr>
          <w:rFonts w:ascii="Times New Roman" w:hAnsi="Times New Roman" w:cs="Times New Roman"/>
          <w:i/>
          <w:iCs/>
          <w:sz w:val="24"/>
          <w:szCs w:val="24"/>
        </w:rPr>
        <w:t xml:space="preserve">Strombus </w:t>
      </w:r>
      <w:r w:rsidR="006856EC" w:rsidRPr="006856EC">
        <w:rPr>
          <w:rFonts w:ascii="Times New Roman" w:hAnsi="Times New Roman" w:cs="Times New Roman"/>
          <w:i/>
          <w:iCs/>
          <w:sz w:val="24"/>
          <w:szCs w:val="24"/>
        </w:rPr>
        <w:t>g</w:t>
      </w:r>
      <w:r w:rsidRPr="006856EC">
        <w:rPr>
          <w:rFonts w:ascii="Times New Roman" w:hAnsi="Times New Roman" w:cs="Times New Roman"/>
          <w:i/>
          <w:iCs/>
          <w:sz w:val="24"/>
          <w:szCs w:val="24"/>
        </w:rPr>
        <w:t>igas</w:t>
      </w:r>
      <w:r w:rsidRPr="00770FE0">
        <w:rPr>
          <w:rFonts w:ascii="Times New Roman" w:hAnsi="Times New Roman" w:cs="Times New Roman"/>
          <w:sz w:val="24"/>
          <w:szCs w:val="24"/>
        </w:rPr>
        <w:t xml:space="preserve">. </w:t>
      </w:r>
      <w:r w:rsidRPr="006856EC">
        <w:rPr>
          <w:rFonts w:ascii="Times New Roman" w:hAnsi="Times New Roman" w:cs="Times New Roman"/>
          <w:i/>
          <w:iCs/>
          <w:sz w:val="24"/>
          <w:szCs w:val="24"/>
        </w:rPr>
        <w:t>Bulletin of Marine Science</w:t>
      </w:r>
      <w:r w:rsidRPr="00770FE0">
        <w:rPr>
          <w:rFonts w:ascii="Times New Roman" w:hAnsi="Times New Roman" w:cs="Times New Roman"/>
          <w:sz w:val="24"/>
          <w:szCs w:val="24"/>
        </w:rPr>
        <w:t xml:space="preserve"> 14:246–295.</w:t>
      </w:r>
    </w:p>
    <w:p w14:paraId="640FE55A" w14:textId="10ACA9D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proofErr w:type="spellStart"/>
      <w:r w:rsidRPr="00770FE0">
        <w:rPr>
          <w:rFonts w:ascii="Times New Roman" w:hAnsi="Times New Roman" w:cs="Times New Roman"/>
          <w:sz w:val="24"/>
          <w:szCs w:val="24"/>
        </w:rPr>
        <w:t>Reinthal</w:t>
      </w:r>
      <w:proofErr w:type="spellEnd"/>
      <w:r w:rsidRPr="00770FE0">
        <w:rPr>
          <w:rFonts w:ascii="Times New Roman" w:hAnsi="Times New Roman" w:cs="Times New Roman"/>
          <w:sz w:val="24"/>
          <w:szCs w:val="24"/>
        </w:rPr>
        <w:t xml:space="preserve"> PN, Kensley B, Lewis SM</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1984</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Dietary Shifts in the Queen Triggerfish, </w:t>
      </w:r>
      <w:r w:rsidRPr="006856EC">
        <w:rPr>
          <w:rFonts w:ascii="Times New Roman" w:hAnsi="Times New Roman" w:cs="Times New Roman"/>
          <w:i/>
          <w:iCs/>
          <w:sz w:val="24"/>
          <w:szCs w:val="24"/>
        </w:rPr>
        <w:t xml:space="preserve">Balistes </w:t>
      </w:r>
      <w:proofErr w:type="spellStart"/>
      <w:r w:rsidRPr="006856EC">
        <w:rPr>
          <w:rFonts w:ascii="Times New Roman" w:hAnsi="Times New Roman" w:cs="Times New Roman"/>
          <w:i/>
          <w:iCs/>
          <w:sz w:val="24"/>
          <w:szCs w:val="24"/>
        </w:rPr>
        <w:t>vetula</w:t>
      </w:r>
      <w:proofErr w:type="spellEnd"/>
      <w:r w:rsidRPr="00770FE0">
        <w:rPr>
          <w:rFonts w:ascii="Times New Roman" w:hAnsi="Times New Roman" w:cs="Times New Roman"/>
          <w:sz w:val="24"/>
          <w:szCs w:val="24"/>
        </w:rPr>
        <w:t xml:space="preserve">, in the Absence of its Primary Food Item, </w:t>
      </w:r>
      <w:r w:rsidRPr="006856EC">
        <w:rPr>
          <w:rFonts w:ascii="Times New Roman" w:hAnsi="Times New Roman" w:cs="Times New Roman"/>
          <w:i/>
          <w:iCs/>
          <w:sz w:val="24"/>
          <w:szCs w:val="24"/>
        </w:rPr>
        <w:t>Diadema antillarum</w:t>
      </w:r>
      <w:r w:rsidRPr="00770FE0">
        <w:rPr>
          <w:rFonts w:ascii="Times New Roman" w:hAnsi="Times New Roman" w:cs="Times New Roman"/>
          <w:sz w:val="24"/>
          <w:szCs w:val="24"/>
        </w:rPr>
        <w:t xml:space="preserve">. </w:t>
      </w:r>
      <w:r w:rsidRPr="006856EC">
        <w:rPr>
          <w:rFonts w:ascii="Times New Roman" w:hAnsi="Times New Roman" w:cs="Times New Roman"/>
          <w:i/>
          <w:iCs/>
          <w:sz w:val="24"/>
          <w:szCs w:val="24"/>
          <w:lang w:val="pt-BR"/>
        </w:rPr>
        <w:t xml:space="preserve">Marine </w:t>
      </w:r>
      <w:proofErr w:type="spellStart"/>
      <w:r w:rsidRPr="006856EC">
        <w:rPr>
          <w:rFonts w:ascii="Times New Roman" w:hAnsi="Times New Roman" w:cs="Times New Roman"/>
          <w:i/>
          <w:iCs/>
          <w:sz w:val="24"/>
          <w:szCs w:val="24"/>
          <w:lang w:val="pt-BR"/>
        </w:rPr>
        <w:t>Ecology</w:t>
      </w:r>
      <w:proofErr w:type="spellEnd"/>
      <w:r w:rsidRPr="00770FE0">
        <w:rPr>
          <w:rFonts w:ascii="Times New Roman" w:hAnsi="Times New Roman" w:cs="Times New Roman"/>
          <w:sz w:val="24"/>
          <w:szCs w:val="24"/>
          <w:lang w:val="pt-BR"/>
        </w:rPr>
        <w:t xml:space="preserve"> 5:191–195.</w:t>
      </w:r>
      <w:r w:rsidR="006856EC">
        <w:rPr>
          <w:rFonts w:ascii="Times New Roman" w:hAnsi="Times New Roman" w:cs="Times New Roman"/>
          <w:sz w:val="24"/>
          <w:szCs w:val="24"/>
          <w:lang w:val="pt-BR"/>
        </w:rPr>
        <w:t xml:space="preserve"> </w:t>
      </w:r>
      <w:proofErr w:type="spellStart"/>
      <w:r w:rsidR="006856EC">
        <w:rPr>
          <w:rFonts w:ascii="Times New Roman" w:hAnsi="Times New Roman" w:cs="Times New Roman"/>
          <w:sz w:val="24"/>
          <w:szCs w:val="24"/>
          <w:lang w:val="pt-BR"/>
        </w:rPr>
        <w:t>doi</w:t>
      </w:r>
      <w:proofErr w:type="spellEnd"/>
      <w:r w:rsidR="006856EC">
        <w:rPr>
          <w:rFonts w:ascii="Times New Roman" w:hAnsi="Times New Roman" w:cs="Times New Roman"/>
          <w:sz w:val="24"/>
          <w:szCs w:val="24"/>
          <w:lang w:val="pt-BR"/>
        </w:rPr>
        <w:t xml:space="preserve">: </w:t>
      </w:r>
      <w:r w:rsidRPr="00770FE0">
        <w:rPr>
          <w:rFonts w:ascii="Times New Roman" w:hAnsi="Times New Roman" w:cs="Times New Roman"/>
          <w:sz w:val="24"/>
          <w:szCs w:val="24"/>
          <w:lang w:val="pt-BR"/>
        </w:rPr>
        <w:t xml:space="preserve"> https://doi.org/10.1111/j.1439-0485.1984.tb00314.x.</w:t>
      </w:r>
    </w:p>
    <w:p w14:paraId="50DE9459" w14:textId="3D9863B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lang w:val="pt-BR"/>
        </w:rPr>
        <w:t xml:space="preserve">Reyes-Gómez A, </w:t>
      </w:r>
      <w:proofErr w:type="spellStart"/>
      <w:r w:rsidRPr="00770FE0">
        <w:rPr>
          <w:rFonts w:ascii="Times New Roman" w:hAnsi="Times New Roman" w:cs="Times New Roman"/>
          <w:sz w:val="24"/>
          <w:szCs w:val="24"/>
          <w:lang w:val="pt-BR"/>
        </w:rPr>
        <w:t>Ortigosa</w:t>
      </w:r>
      <w:proofErr w:type="spellEnd"/>
      <w:r w:rsidRPr="00770FE0">
        <w:rPr>
          <w:rFonts w:ascii="Times New Roman" w:hAnsi="Times New Roman" w:cs="Times New Roman"/>
          <w:sz w:val="24"/>
          <w:szCs w:val="24"/>
          <w:lang w:val="pt-BR"/>
        </w:rPr>
        <w:t xml:space="preserve"> D, Simões N</w:t>
      </w:r>
      <w:r w:rsidR="006856EC">
        <w:rPr>
          <w:rFonts w:ascii="Times New Roman" w:hAnsi="Times New Roman" w:cs="Times New Roman"/>
          <w:sz w:val="24"/>
          <w:szCs w:val="24"/>
          <w:lang w:val="pt-BR"/>
        </w:rPr>
        <w:t xml:space="preserve">. </w:t>
      </w:r>
      <w:r w:rsidRPr="00770FE0">
        <w:rPr>
          <w:rFonts w:ascii="Times New Roman" w:hAnsi="Times New Roman" w:cs="Times New Roman"/>
          <w:sz w:val="24"/>
          <w:szCs w:val="24"/>
          <w:lang w:val="pt-BR"/>
        </w:rPr>
        <w:t>2017</w:t>
      </w:r>
      <w:r w:rsidR="006856EC">
        <w:rPr>
          <w:rFonts w:ascii="Times New Roman" w:hAnsi="Times New Roman" w:cs="Times New Roman"/>
          <w:sz w:val="24"/>
          <w:szCs w:val="24"/>
          <w:lang w:val="pt-BR"/>
        </w:rPr>
        <w:t>.</w:t>
      </w:r>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Chitons</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Mollusca</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Polyplacophora</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from</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Alacranes</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Reef</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Yucatan</w:t>
      </w:r>
      <w:proofErr w:type="spellEnd"/>
      <w:r w:rsidRPr="00770FE0">
        <w:rPr>
          <w:rFonts w:ascii="Times New Roman" w:hAnsi="Times New Roman" w:cs="Times New Roman"/>
          <w:sz w:val="24"/>
          <w:szCs w:val="24"/>
          <w:lang w:val="pt-BR"/>
        </w:rPr>
        <w:t xml:space="preserve">, Mexico. </w:t>
      </w:r>
      <w:proofErr w:type="spellStart"/>
      <w:r w:rsidRPr="006856EC">
        <w:rPr>
          <w:rFonts w:ascii="Times New Roman" w:hAnsi="Times New Roman" w:cs="Times New Roman"/>
          <w:i/>
          <w:iCs/>
          <w:sz w:val="24"/>
          <w:szCs w:val="24"/>
        </w:rPr>
        <w:t>Zookeys</w:t>
      </w:r>
      <w:proofErr w:type="spellEnd"/>
      <w:r w:rsidRPr="00770FE0">
        <w:rPr>
          <w:rFonts w:ascii="Times New Roman" w:hAnsi="Times New Roman" w:cs="Times New Roman"/>
          <w:sz w:val="24"/>
          <w:szCs w:val="24"/>
        </w:rPr>
        <w:t xml:space="preserve"> 665:1–36.</w:t>
      </w:r>
      <w:r w:rsidR="006856EC">
        <w:rPr>
          <w:rFonts w:ascii="Times New Roman" w:hAnsi="Times New Roman" w:cs="Times New Roman"/>
          <w:sz w:val="24"/>
          <w:szCs w:val="24"/>
        </w:rPr>
        <w:t xml:space="preserve"> </w:t>
      </w:r>
      <w:proofErr w:type="spellStart"/>
      <w:r w:rsidR="006856EC">
        <w:rPr>
          <w:rFonts w:ascii="Times New Roman" w:hAnsi="Times New Roman" w:cs="Times New Roman"/>
          <w:sz w:val="24"/>
          <w:szCs w:val="24"/>
        </w:rPr>
        <w:t>doi</w:t>
      </w:r>
      <w:proofErr w:type="spellEnd"/>
      <w:r w:rsidR="006856EC">
        <w:rPr>
          <w:rFonts w:ascii="Times New Roman" w:hAnsi="Times New Roman" w:cs="Times New Roman"/>
          <w:sz w:val="24"/>
          <w:szCs w:val="24"/>
        </w:rPr>
        <w:t>:</w:t>
      </w:r>
      <w:r w:rsidRPr="00770FE0">
        <w:rPr>
          <w:rFonts w:ascii="Times New Roman" w:hAnsi="Times New Roman" w:cs="Times New Roman"/>
          <w:sz w:val="24"/>
          <w:szCs w:val="24"/>
        </w:rPr>
        <w:t xml:space="preserve"> https://doi.org/10.3897/zookeys.665.10476.</w:t>
      </w:r>
    </w:p>
    <w:p w14:paraId="05EDEE55" w14:textId="7F388274"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Reyment</w:t>
      </w:r>
      <w:proofErr w:type="spellEnd"/>
      <w:r w:rsidRPr="00770FE0">
        <w:rPr>
          <w:rFonts w:ascii="Times New Roman" w:hAnsi="Times New Roman" w:cs="Times New Roman"/>
          <w:sz w:val="24"/>
          <w:szCs w:val="24"/>
        </w:rPr>
        <w:t xml:space="preserve"> RA</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1967</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Paleoethology and Fossil Drilling Gastropods. </w:t>
      </w:r>
      <w:r w:rsidRPr="006856EC">
        <w:rPr>
          <w:rFonts w:ascii="Times New Roman" w:hAnsi="Times New Roman" w:cs="Times New Roman"/>
          <w:i/>
          <w:iCs/>
          <w:sz w:val="24"/>
          <w:szCs w:val="24"/>
        </w:rPr>
        <w:t>Transactions of the Kansas Academy of Science</w:t>
      </w:r>
      <w:r w:rsidRPr="00770FE0">
        <w:rPr>
          <w:rFonts w:ascii="Times New Roman" w:hAnsi="Times New Roman" w:cs="Times New Roman"/>
          <w:sz w:val="24"/>
          <w:szCs w:val="24"/>
        </w:rPr>
        <w:t xml:space="preserve"> 70:33–50.</w:t>
      </w:r>
      <w:r w:rsidR="006856EC">
        <w:rPr>
          <w:rFonts w:ascii="Times New Roman" w:hAnsi="Times New Roman" w:cs="Times New Roman"/>
          <w:sz w:val="24"/>
          <w:szCs w:val="24"/>
        </w:rPr>
        <w:t xml:space="preserve"> </w:t>
      </w:r>
      <w:proofErr w:type="spellStart"/>
      <w:r w:rsidR="006856EC">
        <w:rPr>
          <w:rFonts w:ascii="Times New Roman" w:hAnsi="Times New Roman" w:cs="Times New Roman"/>
          <w:sz w:val="24"/>
          <w:szCs w:val="24"/>
        </w:rPr>
        <w:t>doi</w:t>
      </w:r>
      <w:proofErr w:type="spellEnd"/>
      <w:r w:rsidR="006856EC">
        <w:rPr>
          <w:rFonts w:ascii="Times New Roman" w:hAnsi="Times New Roman" w:cs="Times New Roman"/>
          <w:sz w:val="24"/>
          <w:szCs w:val="24"/>
        </w:rPr>
        <w:t xml:space="preserve">: </w:t>
      </w:r>
      <w:r w:rsidRPr="00770FE0">
        <w:rPr>
          <w:rFonts w:ascii="Times New Roman" w:hAnsi="Times New Roman" w:cs="Times New Roman"/>
          <w:sz w:val="24"/>
          <w:szCs w:val="24"/>
        </w:rPr>
        <w:t xml:space="preserve"> https://doi.org/10.2307/3627612</w:t>
      </w:r>
      <w:r w:rsidR="006856EC">
        <w:rPr>
          <w:rFonts w:ascii="Times New Roman" w:hAnsi="Times New Roman" w:cs="Times New Roman"/>
          <w:sz w:val="24"/>
          <w:szCs w:val="24"/>
        </w:rPr>
        <w:t>.</w:t>
      </w:r>
    </w:p>
    <w:p w14:paraId="13DCD7BF" w14:textId="28B0402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Rodrigues LRG, Absalão RS</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2005</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Shell </w:t>
      </w:r>
      <w:proofErr w:type="spellStart"/>
      <w:r w:rsidRPr="00770FE0">
        <w:rPr>
          <w:rFonts w:ascii="Times New Roman" w:hAnsi="Times New Roman" w:cs="Times New Roman"/>
          <w:sz w:val="24"/>
          <w:szCs w:val="24"/>
        </w:rPr>
        <w:t>colour</w:t>
      </w:r>
      <w:proofErr w:type="spellEnd"/>
      <w:r w:rsidRPr="00770FE0">
        <w:rPr>
          <w:rFonts w:ascii="Times New Roman" w:hAnsi="Times New Roman" w:cs="Times New Roman"/>
          <w:sz w:val="24"/>
          <w:szCs w:val="24"/>
        </w:rPr>
        <w:t xml:space="preserve"> polymorphism in the chiton </w:t>
      </w:r>
      <w:proofErr w:type="spellStart"/>
      <w:r w:rsidRPr="006856EC">
        <w:rPr>
          <w:rFonts w:ascii="Times New Roman" w:hAnsi="Times New Roman" w:cs="Times New Roman"/>
          <w:i/>
          <w:iCs/>
          <w:sz w:val="24"/>
          <w:szCs w:val="24"/>
        </w:rPr>
        <w:t>Ischnochiton</w:t>
      </w:r>
      <w:proofErr w:type="spellEnd"/>
      <w:r w:rsidRPr="006856EC">
        <w:rPr>
          <w:rFonts w:ascii="Times New Roman" w:hAnsi="Times New Roman" w:cs="Times New Roman"/>
          <w:i/>
          <w:iCs/>
          <w:sz w:val="24"/>
          <w:szCs w:val="24"/>
        </w:rPr>
        <w:t xml:space="preserve"> </w:t>
      </w:r>
      <w:proofErr w:type="spellStart"/>
      <w:r w:rsidRPr="006856EC">
        <w:rPr>
          <w:rFonts w:ascii="Times New Roman" w:hAnsi="Times New Roman" w:cs="Times New Roman"/>
          <w:i/>
          <w:iCs/>
          <w:sz w:val="24"/>
          <w:szCs w:val="24"/>
        </w:rPr>
        <w:t>striolatus</w:t>
      </w:r>
      <w:proofErr w:type="spellEnd"/>
      <w:r w:rsidRPr="00770FE0">
        <w:rPr>
          <w:rFonts w:ascii="Times New Roman" w:hAnsi="Times New Roman" w:cs="Times New Roman"/>
          <w:sz w:val="24"/>
          <w:szCs w:val="24"/>
        </w:rPr>
        <w:t xml:space="preserve"> (Gray, 1828) (Mollusca: Polyplacophora) and habitat heterogeneity. </w:t>
      </w:r>
      <w:r w:rsidR="006856EC" w:rsidRPr="006856EC">
        <w:rPr>
          <w:rFonts w:ascii="Times New Roman" w:hAnsi="Times New Roman" w:cs="Times New Roman"/>
          <w:i/>
          <w:iCs/>
          <w:sz w:val="24"/>
          <w:szCs w:val="24"/>
        </w:rPr>
        <w:t>Biological Journal of the Linnean Society</w:t>
      </w:r>
      <w:r w:rsidR="006856EC" w:rsidRPr="006856EC">
        <w:rPr>
          <w:rFonts w:ascii="Times New Roman" w:hAnsi="Times New Roman" w:cs="Times New Roman"/>
          <w:sz w:val="24"/>
          <w:szCs w:val="24"/>
        </w:rPr>
        <w:t xml:space="preserve"> </w:t>
      </w:r>
      <w:r w:rsidRPr="00770FE0">
        <w:rPr>
          <w:rFonts w:ascii="Times New Roman" w:hAnsi="Times New Roman" w:cs="Times New Roman"/>
          <w:sz w:val="24"/>
          <w:szCs w:val="24"/>
        </w:rPr>
        <w:t xml:space="preserve">85:543–548. </w:t>
      </w:r>
      <w:proofErr w:type="spellStart"/>
      <w:r w:rsidR="006856EC">
        <w:rPr>
          <w:rFonts w:ascii="Times New Roman" w:hAnsi="Times New Roman" w:cs="Times New Roman"/>
          <w:sz w:val="24"/>
          <w:szCs w:val="24"/>
        </w:rPr>
        <w:t>doi</w:t>
      </w:r>
      <w:proofErr w:type="spellEnd"/>
      <w:r w:rsidR="006856EC">
        <w:rPr>
          <w:rFonts w:ascii="Times New Roman" w:hAnsi="Times New Roman" w:cs="Times New Roman"/>
          <w:sz w:val="24"/>
          <w:szCs w:val="24"/>
        </w:rPr>
        <w:t xml:space="preserve">: </w:t>
      </w:r>
      <w:r w:rsidRPr="00770FE0">
        <w:rPr>
          <w:rFonts w:ascii="Times New Roman" w:hAnsi="Times New Roman" w:cs="Times New Roman"/>
          <w:sz w:val="24"/>
          <w:szCs w:val="24"/>
        </w:rPr>
        <w:t>https://doi.org/10.1111/j.1095-8312.2005.00513.x.</w:t>
      </w:r>
    </w:p>
    <w:p w14:paraId="1A4D7BF4" w14:textId="6887DB50"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Rodway MS, Cooke F</w:t>
      </w:r>
      <w:r w:rsidR="006856EC">
        <w:rPr>
          <w:rFonts w:ascii="Times New Roman" w:hAnsi="Times New Roman" w:cs="Times New Roman"/>
          <w:sz w:val="24"/>
          <w:szCs w:val="24"/>
        </w:rPr>
        <w:t xml:space="preserve">. </w:t>
      </w:r>
      <w:r w:rsidRPr="00770FE0">
        <w:rPr>
          <w:rFonts w:ascii="Times New Roman" w:hAnsi="Times New Roman" w:cs="Times New Roman"/>
          <w:sz w:val="24"/>
          <w:szCs w:val="24"/>
        </w:rPr>
        <w:t>2002</w:t>
      </w:r>
      <w:r w:rsidR="006856EC">
        <w:rPr>
          <w:rFonts w:ascii="Times New Roman" w:hAnsi="Times New Roman" w:cs="Times New Roman"/>
          <w:sz w:val="24"/>
          <w:szCs w:val="24"/>
        </w:rPr>
        <w:t>.</w:t>
      </w:r>
      <w:r w:rsidRPr="00770FE0">
        <w:rPr>
          <w:rFonts w:ascii="Times New Roman" w:hAnsi="Times New Roman" w:cs="Times New Roman"/>
          <w:sz w:val="24"/>
          <w:szCs w:val="24"/>
        </w:rPr>
        <w:t xml:space="preserve"> Use of fecal analysis to determine seasonal changes in the diet of wintering Harlequin Ducks at a herring spawning site. </w:t>
      </w:r>
      <w:r w:rsidR="006856EC" w:rsidRPr="006856EC">
        <w:rPr>
          <w:rFonts w:ascii="Times New Roman" w:hAnsi="Times New Roman" w:cs="Times New Roman"/>
          <w:i/>
          <w:iCs/>
          <w:sz w:val="24"/>
          <w:szCs w:val="24"/>
        </w:rPr>
        <w:t>Journal of Field Ornithology</w:t>
      </w:r>
      <w:r w:rsidR="006856EC" w:rsidRPr="006856EC">
        <w:rPr>
          <w:rFonts w:ascii="Times New Roman" w:hAnsi="Times New Roman" w:cs="Times New Roman"/>
          <w:sz w:val="24"/>
          <w:szCs w:val="24"/>
        </w:rPr>
        <w:t xml:space="preserve"> </w:t>
      </w:r>
      <w:r w:rsidRPr="00770FE0">
        <w:rPr>
          <w:rFonts w:ascii="Times New Roman" w:hAnsi="Times New Roman" w:cs="Times New Roman"/>
          <w:sz w:val="24"/>
          <w:szCs w:val="24"/>
        </w:rPr>
        <w:t>73:363–</w:t>
      </w:r>
      <w:r w:rsidRPr="00770FE0">
        <w:rPr>
          <w:rFonts w:ascii="Times New Roman" w:hAnsi="Times New Roman" w:cs="Times New Roman"/>
          <w:sz w:val="24"/>
          <w:szCs w:val="24"/>
        </w:rPr>
        <w:lastRenderedPageBreak/>
        <w:t>371.</w:t>
      </w:r>
      <w:r w:rsidR="006856EC">
        <w:rPr>
          <w:rFonts w:ascii="Times New Roman" w:hAnsi="Times New Roman" w:cs="Times New Roman"/>
          <w:sz w:val="24"/>
          <w:szCs w:val="24"/>
        </w:rPr>
        <w:t xml:space="preserve"> </w:t>
      </w:r>
      <w:proofErr w:type="spellStart"/>
      <w:r w:rsidR="006856EC">
        <w:rPr>
          <w:rFonts w:ascii="Times New Roman" w:hAnsi="Times New Roman" w:cs="Times New Roman"/>
          <w:sz w:val="24"/>
          <w:szCs w:val="24"/>
        </w:rPr>
        <w:t>doi</w:t>
      </w:r>
      <w:proofErr w:type="spellEnd"/>
      <w:r w:rsidR="006856EC">
        <w:rPr>
          <w:rFonts w:ascii="Times New Roman" w:hAnsi="Times New Roman" w:cs="Times New Roman"/>
          <w:sz w:val="24"/>
          <w:szCs w:val="24"/>
        </w:rPr>
        <w:t>:</w:t>
      </w:r>
      <w:r w:rsidRPr="00770FE0">
        <w:rPr>
          <w:rFonts w:ascii="Times New Roman" w:hAnsi="Times New Roman" w:cs="Times New Roman"/>
          <w:sz w:val="24"/>
          <w:szCs w:val="24"/>
        </w:rPr>
        <w:t xml:space="preserve"> https://doi.org/10.1648/0273-8570-73.4.363.</w:t>
      </w:r>
    </w:p>
    <w:p w14:paraId="2998F0A5" w14:textId="52D4CE68"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686488">
        <w:rPr>
          <w:rFonts w:ascii="Times New Roman" w:hAnsi="Times New Roman" w:cs="Times New Roman"/>
          <w:sz w:val="24"/>
          <w:szCs w:val="24"/>
          <w:lang w:val="pt-BR"/>
        </w:rPr>
        <w:t xml:space="preserve">Rojas A, Verde M, </w:t>
      </w:r>
      <w:proofErr w:type="spellStart"/>
      <w:r w:rsidRPr="00686488">
        <w:rPr>
          <w:rFonts w:ascii="Times New Roman" w:hAnsi="Times New Roman" w:cs="Times New Roman"/>
          <w:sz w:val="24"/>
          <w:szCs w:val="24"/>
          <w:lang w:val="pt-BR"/>
        </w:rPr>
        <w:t>Urteaga</w:t>
      </w:r>
      <w:proofErr w:type="spellEnd"/>
      <w:r w:rsidRPr="00686488">
        <w:rPr>
          <w:rFonts w:ascii="Times New Roman" w:hAnsi="Times New Roman" w:cs="Times New Roman"/>
          <w:sz w:val="24"/>
          <w:szCs w:val="24"/>
          <w:lang w:val="pt-BR"/>
        </w:rPr>
        <w:t xml:space="preserve"> D, </w:t>
      </w:r>
      <w:proofErr w:type="spellStart"/>
      <w:r w:rsidR="00686488" w:rsidRPr="00686488">
        <w:rPr>
          <w:rFonts w:ascii="Times New Roman" w:hAnsi="Times New Roman" w:cs="Times New Roman"/>
          <w:sz w:val="24"/>
          <w:szCs w:val="24"/>
          <w:lang w:val="pt-BR"/>
        </w:rPr>
        <w:t>Scarabino</w:t>
      </w:r>
      <w:proofErr w:type="spellEnd"/>
      <w:r w:rsidR="00686488" w:rsidRPr="00686488">
        <w:rPr>
          <w:rFonts w:ascii="Times New Roman" w:hAnsi="Times New Roman" w:cs="Times New Roman"/>
          <w:sz w:val="24"/>
          <w:szCs w:val="24"/>
          <w:lang w:val="pt-BR"/>
        </w:rPr>
        <w:t xml:space="preserve"> F, Martinez S.</w:t>
      </w:r>
      <w:r w:rsidR="00686488">
        <w:rPr>
          <w:rFonts w:ascii="Times New Roman" w:hAnsi="Times New Roman" w:cs="Times New Roman"/>
          <w:sz w:val="24"/>
          <w:szCs w:val="24"/>
          <w:lang w:val="pt-BR"/>
        </w:rPr>
        <w:t xml:space="preserve"> </w:t>
      </w:r>
      <w:r w:rsidRPr="00686488">
        <w:rPr>
          <w:rFonts w:ascii="Times New Roman" w:hAnsi="Times New Roman" w:cs="Times New Roman"/>
          <w:sz w:val="24"/>
          <w:szCs w:val="24"/>
          <w:lang w:val="pt-BR"/>
        </w:rPr>
        <w:t>2014</w:t>
      </w:r>
      <w:r w:rsidR="00686488" w:rsidRPr="00686488">
        <w:rPr>
          <w:rFonts w:ascii="Times New Roman" w:hAnsi="Times New Roman" w:cs="Times New Roman"/>
          <w:sz w:val="24"/>
          <w:szCs w:val="24"/>
          <w:lang w:val="pt-BR"/>
        </w:rPr>
        <w:t>.</w:t>
      </w:r>
      <w:r w:rsidR="00686488">
        <w:rPr>
          <w:rFonts w:ascii="Times New Roman" w:hAnsi="Times New Roman" w:cs="Times New Roman"/>
          <w:sz w:val="24"/>
          <w:szCs w:val="24"/>
          <w:lang w:val="pt-BR"/>
        </w:rPr>
        <w:t xml:space="preserve"> </w:t>
      </w:r>
      <w:r w:rsidRPr="00770FE0">
        <w:rPr>
          <w:rFonts w:ascii="Times New Roman" w:hAnsi="Times New Roman" w:cs="Times New Roman"/>
          <w:sz w:val="24"/>
          <w:szCs w:val="24"/>
        </w:rPr>
        <w:t xml:space="preserve">The First Predatory Drillhole on a Fossil Chiton Plate: </w:t>
      </w:r>
      <w:proofErr w:type="gramStart"/>
      <w:r w:rsidRPr="00770FE0">
        <w:rPr>
          <w:rFonts w:ascii="Times New Roman" w:hAnsi="Times New Roman" w:cs="Times New Roman"/>
          <w:sz w:val="24"/>
          <w:szCs w:val="24"/>
        </w:rPr>
        <w:t>an</w:t>
      </w:r>
      <w:proofErr w:type="gramEnd"/>
      <w:r w:rsidRPr="00770FE0">
        <w:rPr>
          <w:rFonts w:ascii="Times New Roman" w:hAnsi="Times New Roman" w:cs="Times New Roman"/>
          <w:sz w:val="24"/>
          <w:szCs w:val="24"/>
        </w:rPr>
        <w:t xml:space="preserve"> Occasional Prey Item or an Erroneous Attack? </w:t>
      </w:r>
      <w:r w:rsidRPr="00686488">
        <w:rPr>
          <w:rFonts w:ascii="Times New Roman" w:hAnsi="Times New Roman" w:cs="Times New Roman"/>
          <w:i/>
          <w:iCs/>
          <w:sz w:val="24"/>
          <w:szCs w:val="24"/>
        </w:rPr>
        <w:t>PALAIOS</w:t>
      </w:r>
      <w:r w:rsidRPr="00770FE0">
        <w:rPr>
          <w:rFonts w:ascii="Times New Roman" w:hAnsi="Times New Roman" w:cs="Times New Roman"/>
          <w:sz w:val="24"/>
          <w:szCs w:val="24"/>
        </w:rPr>
        <w:t xml:space="preserve"> 29:414–419. </w:t>
      </w:r>
      <w:proofErr w:type="spellStart"/>
      <w:r w:rsidR="00686488">
        <w:rPr>
          <w:rFonts w:ascii="Times New Roman" w:hAnsi="Times New Roman" w:cs="Times New Roman"/>
          <w:sz w:val="24"/>
          <w:szCs w:val="24"/>
        </w:rPr>
        <w:t>doi</w:t>
      </w:r>
      <w:proofErr w:type="spellEnd"/>
      <w:r w:rsidR="00686488">
        <w:rPr>
          <w:rFonts w:ascii="Times New Roman" w:hAnsi="Times New Roman" w:cs="Times New Roman"/>
          <w:sz w:val="24"/>
          <w:szCs w:val="24"/>
        </w:rPr>
        <w:t xml:space="preserve">: </w:t>
      </w:r>
      <w:r w:rsidRPr="00770FE0">
        <w:rPr>
          <w:rFonts w:ascii="Times New Roman" w:hAnsi="Times New Roman" w:cs="Times New Roman"/>
          <w:sz w:val="24"/>
          <w:szCs w:val="24"/>
        </w:rPr>
        <w:t>https://doi.org/10.2110/palo.2014.030.</w:t>
      </w:r>
    </w:p>
    <w:p w14:paraId="6B54BBD6" w14:textId="07FBAE3E"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Ruxton GD, Allen WL, Sherratt TN, Speed MP</w:t>
      </w:r>
      <w:r w:rsidR="00686488">
        <w:rPr>
          <w:rFonts w:ascii="Times New Roman" w:hAnsi="Times New Roman" w:cs="Times New Roman"/>
          <w:sz w:val="24"/>
          <w:szCs w:val="24"/>
        </w:rPr>
        <w:t xml:space="preserve">. </w:t>
      </w:r>
      <w:r w:rsidRPr="00770FE0">
        <w:rPr>
          <w:rFonts w:ascii="Times New Roman" w:hAnsi="Times New Roman" w:cs="Times New Roman"/>
          <w:sz w:val="24"/>
          <w:szCs w:val="24"/>
        </w:rPr>
        <w:t>2018</w:t>
      </w:r>
      <w:r w:rsidR="00686488">
        <w:rPr>
          <w:rFonts w:ascii="Times New Roman" w:hAnsi="Times New Roman" w:cs="Times New Roman"/>
          <w:sz w:val="24"/>
          <w:szCs w:val="24"/>
        </w:rPr>
        <w:t>.</w:t>
      </w:r>
      <w:r w:rsidRPr="00770FE0">
        <w:rPr>
          <w:rFonts w:ascii="Times New Roman" w:hAnsi="Times New Roman" w:cs="Times New Roman"/>
          <w:sz w:val="24"/>
          <w:szCs w:val="24"/>
        </w:rPr>
        <w:t xml:space="preserve"> Avoiding Attack: The Evolutionary Ecology of Crypsis, Aposematism, and Mimicry</w:t>
      </w:r>
      <w:r w:rsidR="00686488">
        <w:rPr>
          <w:rFonts w:ascii="Times New Roman" w:hAnsi="Times New Roman" w:cs="Times New Roman"/>
          <w:sz w:val="24"/>
          <w:szCs w:val="24"/>
        </w:rPr>
        <w:t xml:space="preserve">. </w:t>
      </w:r>
      <w:r w:rsidR="00686488" w:rsidRPr="00770FE0">
        <w:rPr>
          <w:rFonts w:ascii="Times New Roman" w:hAnsi="Times New Roman" w:cs="Times New Roman"/>
          <w:sz w:val="24"/>
          <w:szCs w:val="24"/>
        </w:rPr>
        <w:t>Oxford</w:t>
      </w:r>
      <w:r w:rsidR="00686488">
        <w:rPr>
          <w:rFonts w:ascii="Times New Roman" w:hAnsi="Times New Roman" w:cs="Times New Roman"/>
          <w:sz w:val="24"/>
          <w:szCs w:val="24"/>
        </w:rPr>
        <w:t xml:space="preserve"> (UK): </w:t>
      </w:r>
      <w:r w:rsidRPr="00770FE0">
        <w:rPr>
          <w:rFonts w:ascii="Times New Roman" w:hAnsi="Times New Roman" w:cs="Times New Roman"/>
          <w:sz w:val="24"/>
          <w:szCs w:val="24"/>
        </w:rPr>
        <w:t>Oxford University Press.</w:t>
      </w:r>
      <w:r w:rsidR="00686488">
        <w:rPr>
          <w:rFonts w:ascii="Times New Roman" w:hAnsi="Times New Roman" w:cs="Times New Roman"/>
          <w:sz w:val="24"/>
          <w:szCs w:val="24"/>
        </w:rPr>
        <w:t xml:space="preserve"> 304 pp.</w:t>
      </w:r>
    </w:p>
    <w:p w14:paraId="2CB6EF0A" w14:textId="1FDD74E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BD25D3">
        <w:rPr>
          <w:rFonts w:ascii="Times New Roman" w:hAnsi="Times New Roman" w:cs="Times New Roman"/>
          <w:sz w:val="24"/>
          <w:szCs w:val="24"/>
          <w:rPrChange w:id="14" w:author="Guido Grimaldi" w:date="2025-05-05T11:18:00Z" w16du:dateUtc="2025-05-05T14:18:00Z">
            <w:rPr>
              <w:rFonts w:ascii="Times New Roman" w:hAnsi="Times New Roman" w:cs="Times New Roman"/>
              <w:sz w:val="24"/>
              <w:szCs w:val="24"/>
              <w:lang w:val="pt-BR"/>
            </w:rPr>
          </w:rPrChange>
        </w:rPr>
        <w:t>Saito H, Fujikura K, Tsuchida S</w:t>
      </w:r>
      <w:r w:rsidR="002417B9" w:rsidRPr="00BD25D3">
        <w:rPr>
          <w:rFonts w:ascii="Times New Roman" w:hAnsi="Times New Roman" w:cs="Times New Roman"/>
          <w:sz w:val="24"/>
          <w:szCs w:val="24"/>
          <w:rPrChange w:id="15" w:author="Guido Grimaldi" w:date="2025-05-05T11:18:00Z" w16du:dateUtc="2025-05-05T14:18:00Z">
            <w:rPr>
              <w:rFonts w:ascii="Times New Roman" w:hAnsi="Times New Roman" w:cs="Times New Roman"/>
              <w:sz w:val="24"/>
              <w:szCs w:val="24"/>
              <w:lang w:val="pt-BR"/>
            </w:rPr>
          </w:rPrChange>
        </w:rPr>
        <w:t xml:space="preserve">. </w:t>
      </w:r>
      <w:r w:rsidRPr="00BD25D3">
        <w:rPr>
          <w:rFonts w:ascii="Times New Roman" w:hAnsi="Times New Roman" w:cs="Times New Roman"/>
          <w:sz w:val="24"/>
          <w:szCs w:val="24"/>
          <w:rPrChange w:id="16" w:author="Guido Grimaldi" w:date="2025-05-05T11:18:00Z" w16du:dateUtc="2025-05-05T14:18:00Z">
            <w:rPr>
              <w:rFonts w:ascii="Times New Roman" w:hAnsi="Times New Roman" w:cs="Times New Roman"/>
              <w:sz w:val="24"/>
              <w:szCs w:val="24"/>
              <w:lang w:val="pt-BR"/>
            </w:rPr>
          </w:rPrChange>
        </w:rPr>
        <w:t>2008</w:t>
      </w:r>
      <w:r w:rsidR="002417B9" w:rsidRPr="00BD25D3">
        <w:rPr>
          <w:rFonts w:ascii="Times New Roman" w:hAnsi="Times New Roman" w:cs="Times New Roman"/>
          <w:sz w:val="24"/>
          <w:szCs w:val="24"/>
          <w:rPrChange w:id="17" w:author="Guido Grimaldi" w:date="2025-05-05T11:18:00Z" w16du:dateUtc="2025-05-05T14:18:00Z">
            <w:rPr>
              <w:rFonts w:ascii="Times New Roman" w:hAnsi="Times New Roman" w:cs="Times New Roman"/>
              <w:sz w:val="24"/>
              <w:szCs w:val="24"/>
              <w:lang w:val="pt-BR"/>
            </w:rPr>
          </w:rPrChange>
        </w:rPr>
        <w:t>.</w:t>
      </w:r>
      <w:r w:rsidRPr="00BD25D3">
        <w:rPr>
          <w:rFonts w:ascii="Times New Roman" w:hAnsi="Times New Roman" w:cs="Times New Roman"/>
          <w:sz w:val="24"/>
          <w:szCs w:val="24"/>
          <w:rPrChange w:id="18" w:author="Guido Grimaldi" w:date="2025-05-05T11:18:00Z" w16du:dateUtc="2025-05-05T14:18:00Z">
            <w:rPr>
              <w:rFonts w:ascii="Times New Roman" w:hAnsi="Times New Roman" w:cs="Times New Roman"/>
              <w:sz w:val="24"/>
              <w:szCs w:val="24"/>
              <w:lang w:val="pt-BR"/>
            </w:rPr>
          </w:rPrChange>
        </w:rPr>
        <w:t xml:space="preserve"> </w:t>
      </w:r>
      <w:r w:rsidRPr="00770FE0">
        <w:rPr>
          <w:rFonts w:ascii="Times New Roman" w:hAnsi="Times New Roman" w:cs="Times New Roman"/>
          <w:sz w:val="24"/>
          <w:szCs w:val="24"/>
        </w:rPr>
        <w:t xml:space="preserve">Chitons (Mollusca: Polyplacophora) associated with hydrothermal vents and methane seeps around Japan, with descriptions of three new species*. </w:t>
      </w:r>
      <w:r w:rsidR="002417B9" w:rsidRPr="002417B9">
        <w:rPr>
          <w:rFonts w:ascii="Times New Roman" w:hAnsi="Times New Roman" w:cs="Times New Roman"/>
          <w:i/>
          <w:iCs/>
          <w:sz w:val="24"/>
          <w:szCs w:val="24"/>
        </w:rPr>
        <w:t>American Malacological Bulletin</w:t>
      </w:r>
      <w:r w:rsidR="002417B9" w:rsidRPr="002417B9">
        <w:rPr>
          <w:rFonts w:ascii="Times New Roman" w:hAnsi="Times New Roman" w:cs="Times New Roman"/>
          <w:sz w:val="24"/>
          <w:szCs w:val="24"/>
        </w:rPr>
        <w:t xml:space="preserve"> </w:t>
      </w:r>
      <w:r w:rsidRPr="00770FE0">
        <w:rPr>
          <w:rFonts w:ascii="Times New Roman" w:hAnsi="Times New Roman" w:cs="Times New Roman"/>
          <w:sz w:val="24"/>
          <w:szCs w:val="24"/>
        </w:rPr>
        <w:t xml:space="preserve">25:113–124. </w:t>
      </w:r>
      <w:proofErr w:type="spellStart"/>
      <w:r w:rsidR="002417B9">
        <w:rPr>
          <w:rFonts w:ascii="Times New Roman" w:hAnsi="Times New Roman" w:cs="Times New Roman"/>
          <w:sz w:val="24"/>
          <w:szCs w:val="24"/>
        </w:rPr>
        <w:t>doi</w:t>
      </w:r>
      <w:proofErr w:type="spellEnd"/>
      <w:r w:rsidR="002417B9">
        <w:rPr>
          <w:rFonts w:ascii="Times New Roman" w:hAnsi="Times New Roman" w:cs="Times New Roman"/>
          <w:sz w:val="24"/>
          <w:szCs w:val="24"/>
        </w:rPr>
        <w:t xml:space="preserve">: </w:t>
      </w:r>
      <w:r w:rsidRPr="00770FE0">
        <w:rPr>
          <w:rFonts w:ascii="Times New Roman" w:hAnsi="Times New Roman" w:cs="Times New Roman"/>
          <w:sz w:val="24"/>
          <w:szCs w:val="24"/>
        </w:rPr>
        <w:t>https://doi.org/10.4003/0740-2783-25.1.113.</w:t>
      </w:r>
    </w:p>
    <w:p w14:paraId="00FD1480" w14:textId="017A3C3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BD25D3">
        <w:rPr>
          <w:rFonts w:ascii="Times New Roman" w:hAnsi="Times New Roman" w:cs="Times New Roman"/>
          <w:sz w:val="24"/>
          <w:szCs w:val="24"/>
          <w:rPrChange w:id="19" w:author="Guido Grimaldi" w:date="2025-05-05T11:18:00Z" w16du:dateUtc="2025-05-05T14:18:00Z">
            <w:rPr>
              <w:rFonts w:ascii="Times New Roman" w:hAnsi="Times New Roman" w:cs="Times New Roman"/>
              <w:sz w:val="24"/>
              <w:szCs w:val="24"/>
              <w:lang w:val="pt-BR"/>
            </w:rPr>
          </w:rPrChange>
        </w:rPr>
        <w:t>Šantic</w:t>
      </w:r>
      <w:proofErr w:type="spellEnd"/>
      <w:r w:rsidRPr="00BD25D3">
        <w:rPr>
          <w:rFonts w:ascii="Times New Roman" w:hAnsi="Times New Roman" w:cs="Times New Roman"/>
          <w:sz w:val="24"/>
          <w:szCs w:val="24"/>
          <w:rPrChange w:id="20" w:author="Guido Grimaldi" w:date="2025-05-05T11:18:00Z" w16du:dateUtc="2025-05-05T14:18:00Z">
            <w:rPr>
              <w:rFonts w:ascii="Times New Roman" w:hAnsi="Times New Roman" w:cs="Times New Roman"/>
              <w:sz w:val="24"/>
              <w:szCs w:val="24"/>
              <w:lang w:val="pt-BR"/>
            </w:rPr>
          </w:rPrChange>
        </w:rPr>
        <w:t xml:space="preserve"> M, </w:t>
      </w:r>
      <w:proofErr w:type="spellStart"/>
      <w:r w:rsidRPr="00BD25D3">
        <w:rPr>
          <w:rFonts w:ascii="Times New Roman" w:hAnsi="Times New Roman" w:cs="Times New Roman"/>
          <w:sz w:val="24"/>
          <w:szCs w:val="24"/>
          <w:rPrChange w:id="21" w:author="Guido Grimaldi" w:date="2025-05-05T11:18:00Z" w16du:dateUtc="2025-05-05T14:18:00Z">
            <w:rPr>
              <w:rFonts w:ascii="Times New Roman" w:hAnsi="Times New Roman" w:cs="Times New Roman"/>
              <w:sz w:val="24"/>
              <w:szCs w:val="24"/>
              <w:lang w:val="pt-BR"/>
            </w:rPr>
          </w:rPrChange>
        </w:rPr>
        <w:t>Pallaoro</w:t>
      </w:r>
      <w:proofErr w:type="spellEnd"/>
      <w:r w:rsidRPr="00BD25D3">
        <w:rPr>
          <w:rFonts w:ascii="Times New Roman" w:hAnsi="Times New Roman" w:cs="Times New Roman"/>
          <w:sz w:val="24"/>
          <w:szCs w:val="24"/>
          <w:rPrChange w:id="22" w:author="Guido Grimaldi" w:date="2025-05-05T11:18:00Z" w16du:dateUtc="2025-05-05T14:18:00Z">
            <w:rPr>
              <w:rFonts w:ascii="Times New Roman" w:hAnsi="Times New Roman" w:cs="Times New Roman"/>
              <w:sz w:val="24"/>
              <w:szCs w:val="24"/>
              <w:lang w:val="pt-BR"/>
            </w:rPr>
          </w:rPrChange>
        </w:rPr>
        <w:t xml:space="preserve"> A, </w:t>
      </w:r>
      <w:proofErr w:type="spellStart"/>
      <w:r w:rsidRPr="00BD25D3">
        <w:rPr>
          <w:rFonts w:ascii="Times New Roman" w:hAnsi="Times New Roman" w:cs="Times New Roman"/>
          <w:sz w:val="24"/>
          <w:szCs w:val="24"/>
          <w:rPrChange w:id="23" w:author="Guido Grimaldi" w:date="2025-05-05T11:18:00Z" w16du:dateUtc="2025-05-05T14:18:00Z">
            <w:rPr>
              <w:rFonts w:ascii="Times New Roman" w:hAnsi="Times New Roman" w:cs="Times New Roman"/>
              <w:sz w:val="24"/>
              <w:szCs w:val="24"/>
              <w:lang w:val="pt-BR"/>
            </w:rPr>
          </w:rPrChange>
        </w:rPr>
        <w:t>Jardas</w:t>
      </w:r>
      <w:proofErr w:type="spellEnd"/>
      <w:r w:rsidRPr="00BD25D3">
        <w:rPr>
          <w:rFonts w:ascii="Times New Roman" w:hAnsi="Times New Roman" w:cs="Times New Roman"/>
          <w:sz w:val="24"/>
          <w:szCs w:val="24"/>
          <w:rPrChange w:id="24" w:author="Guido Grimaldi" w:date="2025-05-05T11:18:00Z" w16du:dateUtc="2025-05-05T14:18:00Z">
            <w:rPr>
              <w:rFonts w:ascii="Times New Roman" w:hAnsi="Times New Roman" w:cs="Times New Roman"/>
              <w:sz w:val="24"/>
              <w:szCs w:val="24"/>
              <w:lang w:val="pt-BR"/>
            </w:rPr>
          </w:rPrChange>
        </w:rPr>
        <w:t xml:space="preserve"> I</w:t>
      </w:r>
      <w:r w:rsidR="000F1C65" w:rsidRPr="00BD25D3">
        <w:rPr>
          <w:rFonts w:ascii="Times New Roman" w:hAnsi="Times New Roman" w:cs="Times New Roman"/>
          <w:sz w:val="24"/>
          <w:szCs w:val="24"/>
          <w:rPrChange w:id="25" w:author="Guido Grimaldi" w:date="2025-05-05T11:18:00Z" w16du:dateUtc="2025-05-05T14:18:00Z">
            <w:rPr>
              <w:rFonts w:ascii="Times New Roman" w:hAnsi="Times New Roman" w:cs="Times New Roman"/>
              <w:sz w:val="24"/>
              <w:szCs w:val="24"/>
              <w:lang w:val="pt-BR"/>
            </w:rPr>
          </w:rPrChange>
        </w:rPr>
        <w:t xml:space="preserve">. </w:t>
      </w:r>
      <w:r w:rsidRPr="00BD25D3">
        <w:rPr>
          <w:rFonts w:ascii="Times New Roman" w:hAnsi="Times New Roman" w:cs="Times New Roman"/>
          <w:sz w:val="24"/>
          <w:szCs w:val="24"/>
          <w:rPrChange w:id="26" w:author="Guido Grimaldi" w:date="2025-05-05T11:18:00Z" w16du:dateUtc="2025-05-05T14:18:00Z">
            <w:rPr>
              <w:rFonts w:ascii="Times New Roman" w:hAnsi="Times New Roman" w:cs="Times New Roman"/>
              <w:sz w:val="24"/>
              <w:szCs w:val="24"/>
              <w:lang w:val="pt-BR"/>
            </w:rPr>
          </w:rPrChange>
        </w:rPr>
        <w:t>2007</w:t>
      </w:r>
      <w:r w:rsidR="000F1C65" w:rsidRPr="00BD25D3">
        <w:rPr>
          <w:rFonts w:ascii="Times New Roman" w:hAnsi="Times New Roman" w:cs="Times New Roman"/>
          <w:sz w:val="24"/>
          <w:szCs w:val="24"/>
          <w:rPrChange w:id="27" w:author="Guido Grimaldi" w:date="2025-05-05T11:18:00Z" w16du:dateUtc="2025-05-05T14:18:00Z">
            <w:rPr>
              <w:rFonts w:ascii="Times New Roman" w:hAnsi="Times New Roman" w:cs="Times New Roman"/>
              <w:sz w:val="24"/>
              <w:szCs w:val="24"/>
              <w:lang w:val="pt-BR"/>
            </w:rPr>
          </w:rPrChange>
        </w:rPr>
        <w:t>.</w:t>
      </w:r>
      <w:r w:rsidRPr="00BD25D3">
        <w:rPr>
          <w:rFonts w:ascii="Times New Roman" w:hAnsi="Times New Roman" w:cs="Times New Roman"/>
          <w:sz w:val="24"/>
          <w:szCs w:val="24"/>
          <w:rPrChange w:id="28" w:author="Guido Grimaldi" w:date="2025-05-05T11:18:00Z" w16du:dateUtc="2025-05-05T14:18:00Z">
            <w:rPr>
              <w:rFonts w:ascii="Times New Roman" w:hAnsi="Times New Roman" w:cs="Times New Roman"/>
              <w:sz w:val="24"/>
              <w:szCs w:val="24"/>
              <w:lang w:val="pt-BR"/>
            </w:rPr>
          </w:rPrChange>
        </w:rPr>
        <w:t xml:space="preserve"> </w:t>
      </w:r>
      <w:r w:rsidRPr="00770FE0">
        <w:rPr>
          <w:rFonts w:ascii="Times New Roman" w:hAnsi="Times New Roman" w:cs="Times New Roman"/>
          <w:sz w:val="24"/>
          <w:szCs w:val="24"/>
        </w:rPr>
        <w:t xml:space="preserve">The diet of peacock blenny, </w:t>
      </w:r>
      <w:r w:rsidRPr="002417B9">
        <w:rPr>
          <w:rFonts w:ascii="Times New Roman" w:hAnsi="Times New Roman" w:cs="Times New Roman"/>
          <w:i/>
          <w:iCs/>
          <w:sz w:val="24"/>
          <w:szCs w:val="24"/>
        </w:rPr>
        <w:t xml:space="preserve">Salaria </w:t>
      </w:r>
      <w:proofErr w:type="spellStart"/>
      <w:r w:rsidRPr="002417B9">
        <w:rPr>
          <w:rFonts w:ascii="Times New Roman" w:hAnsi="Times New Roman" w:cs="Times New Roman"/>
          <w:i/>
          <w:iCs/>
          <w:sz w:val="24"/>
          <w:szCs w:val="24"/>
        </w:rPr>
        <w:t>pavo</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Blenniidae</w:t>
      </w:r>
      <w:proofErr w:type="spellEnd"/>
      <w:r w:rsidRPr="00770FE0">
        <w:rPr>
          <w:rFonts w:ascii="Times New Roman" w:hAnsi="Times New Roman" w:cs="Times New Roman"/>
          <w:sz w:val="24"/>
          <w:szCs w:val="24"/>
        </w:rPr>
        <w:t xml:space="preserve">), in the eastern Adriatic Sea. </w:t>
      </w:r>
      <w:proofErr w:type="spellStart"/>
      <w:r w:rsidRPr="000F1C65">
        <w:rPr>
          <w:rFonts w:ascii="Times New Roman" w:hAnsi="Times New Roman" w:cs="Times New Roman"/>
          <w:i/>
          <w:iCs/>
          <w:sz w:val="24"/>
          <w:szCs w:val="24"/>
        </w:rPr>
        <w:t>Cybium</w:t>
      </w:r>
      <w:proofErr w:type="spellEnd"/>
      <w:r w:rsidRPr="00770FE0">
        <w:rPr>
          <w:rFonts w:ascii="Times New Roman" w:hAnsi="Times New Roman" w:cs="Times New Roman"/>
          <w:sz w:val="24"/>
          <w:szCs w:val="24"/>
        </w:rPr>
        <w:t xml:space="preserve"> 31:51–57.</w:t>
      </w:r>
    </w:p>
    <w:p w14:paraId="08081904" w14:textId="5C6E81FC"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Schmitt RJ</w:t>
      </w:r>
      <w:r w:rsidR="000F1C65">
        <w:rPr>
          <w:rFonts w:ascii="Times New Roman" w:hAnsi="Times New Roman" w:cs="Times New Roman"/>
          <w:sz w:val="24"/>
          <w:szCs w:val="24"/>
        </w:rPr>
        <w:t xml:space="preserve">. </w:t>
      </w:r>
      <w:r w:rsidRPr="00770FE0">
        <w:rPr>
          <w:rFonts w:ascii="Times New Roman" w:hAnsi="Times New Roman" w:cs="Times New Roman"/>
          <w:sz w:val="24"/>
          <w:szCs w:val="24"/>
        </w:rPr>
        <w:t>1982</w:t>
      </w:r>
      <w:r w:rsidR="000F1C65">
        <w:rPr>
          <w:rFonts w:ascii="Times New Roman" w:hAnsi="Times New Roman" w:cs="Times New Roman"/>
          <w:sz w:val="24"/>
          <w:szCs w:val="24"/>
        </w:rPr>
        <w:t>.</w:t>
      </w:r>
      <w:r w:rsidRPr="00770FE0">
        <w:rPr>
          <w:rFonts w:ascii="Times New Roman" w:hAnsi="Times New Roman" w:cs="Times New Roman"/>
          <w:sz w:val="24"/>
          <w:szCs w:val="24"/>
        </w:rPr>
        <w:t xml:space="preserve"> Consequences of Dissimilar Defenses Against Predation in a Subtidal Marine Community. </w:t>
      </w:r>
      <w:r w:rsidRPr="000F1C65">
        <w:rPr>
          <w:rFonts w:ascii="Times New Roman" w:hAnsi="Times New Roman" w:cs="Times New Roman"/>
          <w:i/>
          <w:iCs/>
          <w:sz w:val="24"/>
          <w:szCs w:val="24"/>
        </w:rPr>
        <w:t>Ecology</w:t>
      </w:r>
      <w:r w:rsidRPr="00770FE0">
        <w:rPr>
          <w:rFonts w:ascii="Times New Roman" w:hAnsi="Times New Roman" w:cs="Times New Roman"/>
          <w:sz w:val="24"/>
          <w:szCs w:val="24"/>
        </w:rPr>
        <w:t xml:space="preserve"> 63:1588–1601.</w:t>
      </w:r>
      <w:r w:rsidR="000F1C65">
        <w:rPr>
          <w:rFonts w:ascii="Times New Roman" w:hAnsi="Times New Roman" w:cs="Times New Roman"/>
          <w:sz w:val="24"/>
          <w:szCs w:val="24"/>
        </w:rPr>
        <w:t xml:space="preserve"> </w:t>
      </w:r>
      <w:proofErr w:type="spellStart"/>
      <w:r w:rsidR="000F1C65">
        <w:rPr>
          <w:rFonts w:ascii="Times New Roman" w:hAnsi="Times New Roman" w:cs="Times New Roman"/>
          <w:sz w:val="24"/>
          <w:szCs w:val="24"/>
        </w:rPr>
        <w:t>doi</w:t>
      </w:r>
      <w:proofErr w:type="spellEnd"/>
      <w:r w:rsidR="000F1C65">
        <w:rPr>
          <w:rFonts w:ascii="Times New Roman" w:hAnsi="Times New Roman" w:cs="Times New Roman"/>
          <w:sz w:val="24"/>
          <w:szCs w:val="24"/>
        </w:rPr>
        <w:t>:</w:t>
      </w:r>
      <w:r w:rsidRPr="00770FE0">
        <w:rPr>
          <w:rFonts w:ascii="Times New Roman" w:hAnsi="Times New Roman" w:cs="Times New Roman"/>
          <w:sz w:val="24"/>
          <w:szCs w:val="24"/>
        </w:rPr>
        <w:t xml:space="preserve"> https://doi.org/10.2307/1938882.</w:t>
      </w:r>
    </w:p>
    <w:p w14:paraId="39B46FDE" w14:textId="300AD1B6"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Schwabe E, Sellanes J</w:t>
      </w:r>
      <w:r w:rsidR="000F1C65">
        <w:rPr>
          <w:rFonts w:ascii="Times New Roman" w:hAnsi="Times New Roman" w:cs="Times New Roman"/>
          <w:sz w:val="24"/>
          <w:szCs w:val="24"/>
        </w:rPr>
        <w:t xml:space="preserve">. </w:t>
      </w:r>
      <w:r w:rsidRPr="00770FE0">
        <w:rPr>
          <w:rFonts w:ascii="Times New Roman" w:hAnsi="Times New Roman" w:cs="Times New Roman"/>
          <w:sz w:val="24"/>
          <w:szCs w:val="24"/>
        </w:rPr>
        <w:t>2004</w:t>
      </w:r>
      <w:r w:rsidR="000F1C65">
        <w:rPr>
          <w:rFonts w:ascii="Times New Roman" w:hAnsi="Times New Roman" w:cs="Times New Roman"/>
          <w:sz w:val="24"/>
          <w:szCs w:val="24"/>
        </w:rPr>
        <w:t>.</w:t>
      </w:r>
      <w:r w:rsidRPr="00770FE0">
        <w:rPr>
          <w:rFonts w:ascii="Times New Roman" w:hAnsi="Times New Roman" w:cs="Times New Roman"/>
          <w:sz w:val="24"/>
          <w:szCs w:val="24"/>
        </w:rPr>
        <w:t xml:space="preserve"> A new species of </w:t>
      </w:r>
      <w:proofErr w:type="spellStart"/>
      <w:r w:rsidRPr="00770FE0">
        <w:rPr>
          <w:rFonts w:ascii="Times New Roman" w:hAnsi="Times New Roman" w:cs="Times New Roman"/>
          <w:sz w:val="24"/>
          <w:szCs w:val="24"/>
        </w:rPr>
        <w:t>Lepidozona</w:t>
      </w:r>
      <w:proofErr w:type="spellEnd"/>
      <w:r w:rsidRPr="00770FE0">
        <w:rPr>
          <w:rFonts w:ascii="Times New Roman" w:hAnsi="Times New Roman" w:cs="Times New Roman"/>
          <w:sz w:val="24"/>
          <w:szCs w:val="24"/>
        </w:rPr>
        <w:t xml:space="preserve"> (Mollusca: Polyplacophora: </w:t>
      </w:r>
      <w:proofErr w:type="spellStart"/>
      <w:r w:rsidRPr="00770FE0">
        <w:rPr>
          <w:rFonts w:ascii="Times New Roman" w:hAnsi="Times New Roman" w:cs="Times New Roman"/>
          <w:sz w:val="24"/>
          <w:szCs w:val="24"/>
        </w:rPr>
        <w:t>Ischnochitonidae</w:t>
      </w:r>
      <w:proofErr w:type="spellEnd"/>
      <w:r w:rsidRPr="00770FE0">
        <w:rPr>
          <w:rFonts w:ascii="Times New Roman" w:hAnsi="Times New Roman" w:cs="Times New Roman"/>
          <w:sz w:val="24"/>
          <w:szCs w:val="24"/>
        </w:rPr>
        <w:t xml:space="preserve">), found on whale bones off the coast of Chile. </w:t>
      </w:r>
      <w:proofErr w:type="spellStart"/>
      <w:r w:rsidRPr="000F1C65">
        <w:rPr>
          <w:rFonts w:ascii="Times New Roman" w:hAnsi="Times New Roman" w:cs="Times New Roman"/>
          <w:i/>
          <w:iCs/>
          <w:sz w:val="24"/>
          <w:szCs w:val="24"/>
        </w:rPr>
        <w:t>Iberus</w:t>
      </w:r>
      <w:proofErr w:type="spellEnd"/>
      <w:r w:rsidRPr="00770FE0">
        <w:rPr>
          <w:rFonts w:ascii="Times New Roman" w:hAnsi="Times New Roman" w:cs="Times New Roman"/>
          <w:sz w:val="24"/>
          <w:szCs w:val="24"/>
        </w:rPr>
        <w:t xml:space="preserve"> 22:147–153.</w:t>
      </w:r>
    </w:p>
    <w:p w14:paraId="5A346C94" w14:textId="78C6FF81"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Shepherd SA, Clarkson PS</w:t>
      </w:r>
      <w:r w:rsidR="000F1C65">
        <w:rPr>
          <w:rFonts w:ascii="Times New Roman" w:hAnsi="Times New Roman" w:cs="Times New Roman"/>
          <w:sz w:val="24"/>
          <w:szCs w:val="24"/>
        </w:rPr>
        <w:t xml:space="preserve">. </w:t>
      </w:r>
      <w:r w:rsidRPr="00770FE0">
        <w:rPr>
          <w:rFonts w:ascii="Times New Roman" w:hAnsi="Times New Roman" w:cs="Times New Roman"/>
          <w:sz w:val="24"/>
          <w:szCs w:val="24"/>
        </w:rPr>
        <w:t>2001</w:t>
      </w:r>
      <w:r w:rsidR="000F1C65">
        <w:rPr>
          <w:rFonts w:ascii="Times New Roman" w:hAnsi="Times New Roman" w:cs="Times New Roman"/>
          <w:sz w:val="24"/>
          <w:szCs w:val="24"/>
        </w:rPr>
        <w:t>.</w:t>
      </w:r>
      <w:r w:rsidRPr="00770FE0">
        <w:rPr>
          <w:rFonts w:ascii="Times New Roman" w:hAnsi="Times New Roman" w:cs="Times New Roman"/>
          <w:sz w:val="24"/>
          <w:szCs w:val="24"/>
        </w:rPr>
        <w:t xml:space="preserve"> Diet, feeding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activity and predation of the temperate blue-throated wrasse, </w:t>
      </w:r>
      <w:proofErr w:type="spellStart"/>
      <w:r w:rsidRPr="000F1C65">
        <w:rPr>
          <w:rFonts w:ascii="Times New Roman" w:hAnsi="Times New Roman" w:cs="Times New Roman"/>
          <w:i/>
          <w:iCs/>
          <w:sz w:val="24"/>
          <w:szCs w:val="24"/>
        </w:rPr>
        <w:t>Notolabrus</w:t>
      </w:r>
      <w:proofErr w:type="spellEnd"/>
      <w:r w:rsidRPr="000F1C65">
        <w:rPr>
          <w:rFonts w:ascii="Times New Roman" w:hAnsi="Times New Roman" w:cs="Times New Roman"/>
          <w:i/>
          <w:iCs/>
          <w:sz w:val="24"/>
          <w:szCs w:val="24"/>
        </w:rPr>
        <w:t xml:space="preserve"> </w:t>
      </w:r>
      <w:proofErr w:type="spellStart"/>
      <w:r w:rsidRPr="000F1C65">
        <w:rPr>
          <w:rFonts w:ascii="Times New Roman" w:hAnsi="Times New Roman" w:cs="Times New Roman"/>
          <w:i/>
          <w:iCs/>
          <w:sz w:val="24"/>
          <w:szCs w:val="24"/>
        </w:rPr>
        <w:t>tetricus</w:t>
      </w:r>
      <w:proofErr w:type="spellEnd"/>
      <w:r w:rsidRPr="00770FE0">
        <w:rPr>
          <w:rFonts w:ascii="Times New Roman" w:hAnsi="Times New Roman" w:cs="Times New Roman"/>
          <w:sz w:val="24"/>
          <w:szCs w:val="24"/>
        </w:rPr>
        <w:t xml:space="preserve">. </w:t>
      </w:r>
      <w:r w:rsidRPr="000F1C65">
        <w:rPr>
          <w:rFonts w:ascii="Times New Roman" w:hAnsi="Times New Roman" w:cs="Times New Roman"/>
          <w:i/>
          <w:iCs/>
          <w:sz w:val="24"/>
          <w:szCs w:val="24"/>
        </w:rPr>
        <w:t>Marine and Freshwater Research</w:t>
      </w:r>
      <w:r w:rsidRPr="00770FE0">
        <w:rPr>
          <w:rFonts w:ascii="Times New Roman" w:hAnsi="Times New Roman" w:cs="Times New Roman"/>
          <w:sz w:val="24"/>
          <w:szCs w:val="24"/>
        </w:rPr>
        <w:t xml:space="preserve"> 52:311.</w:t>
      </w:r>
      <w:r w:rsidR="000F1C65">
        <w:rPr>
          <w:rFonts w:ascii="Times New Roman" w:hAnsi="Times New Roman" w:cs="Times New Roman"/>
          <w:sz w:val="24"/>
          <w:szCs w:val="24"/>
        </w:rPr>
        <w:t xml:space="preserve"> </w:t>
      </w:r>
      <w:proofErr w:type="spellStart"/>
      <w:r w:rsidR="000F1C65">
        <w:rPr>
          <w:rFonts w:ascii="Times New Roman" w:hAnsi="Times New Roman" w:cs="Times New Roman"/>
          <w:sz w:val="24"/>
          <w:szCs w:val="24"/>
        </w:rPr>
        <w:t>doi</w:t>
      </w:r>
      <w:proofErr w:type="spellEnd"/>
      <w:r w:rsidR="000F1C65">
        <w:rPr>
          <w:rFonts w:ascii="Times New Roman" w:hAnsi="Times New Roman" w:cs="Times New Roman"/>
          <w:sz w:val="24"/>
          <w:szCs w:val="24"/>
        </w:rPr>
        <w:t>:</w:t>
      </w:r>
      <w:r w:rsidRPr="00770FE0">
        <w:rPr>
          <w:rFonts w:ascii="Times New Roman" w:hAnsi="Times New Roman" w:cs="Times New Roman"/>
          <w:sz w:val="24"/>
          <w:szCs w:val="24"/>
        </w:rPr>
        <w:t xml:space="preserve"> https://doi.org/10.1071/MF99040.</w:t>
      </w:r>
    </w:p>
    <w:p w14:paraId="28365284" w14:textId="7DA6F92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BD25D3">
        <w:rPr>
          <w:rFonts w:ascii="Times New Roman" w:hAnsi="Times New Roman" w:cs="Times New Roman"/>
          <w:sz w:val="24"/>
          <w:szCs w:val="24"/>
          <w:rPrChange w:id="29" w:author="Guido Grimaldi" w:date="2025-05-05T11:18:00Z" w16du:dateUtc="2025-05-05T14:18:00Z">
            <w:rPr>
              <w:rFonts w:ascii="Times New Roman" w:hAnsi="Times New Roman" w:cs="Times New Roman"/>
              <w:sz w:val="24"/>
              <w:szCs w:val="24"/>
              <w:lang w:val="pt-BR"/>
            </w:rPr>
          </w:rPrChange>
        </w:rPr>
        <w:t>Shibuno</w:t>
      </w:r>
      <w:proofErr w:type="spellEnd"/>
      <w:r w:rsidRPr="00BD25D3">
        <w:rPr>
          <w:rFonts w:ascii="Times New Roman" w:hAnsi="Times New Roman" w:cs="Times New Roman"/>
          <w:sz w:val="24"/>
          <w:szCs w:val="24"/>
          <w:rPrChange w:id="30" w:author="Guido Grimaldi" w:date="2025-05-05T11:18:00Z" w16du:dateUtc="2025-05-05T14:18:00Z">
            <w:rPr>
              <w:rFonts w:ascii="Times New Roman" w:hAnsi="Times New Roman" w:cs="Times New Roman"/>
              <w:sz w:val="24"/>
              <w:szCs w:val="24"/>
              <w:lang w:val="pt-BR"/>
            </w:rPr>
          </w:rPrChange>
        </w:rPr>
        <w:t xml:space="preserve"> T, Hashimoto H, </w:t>
      </w:r>
      <w:proofErr w:type="spellStart"/>
      <w:r w:rsidRPr="00BD25D3">
        <w:rPr>
          <w:rFonts w:ascii="Times New Roman" w:hAnsi="Times New Roman" w:cs="Times New Roman"/>
          <w:sz w:val="24"/>
          <w:szCs w:val="24"/>
          <w:rPrChange w:id="31" w:author="Guido Grimaldi" w:date="2025-05-05T11:18:00Z" w16du:dateUtc="2025-05-05T14:18:00Z">
            <w:rPr>
              <w:rFonts w:ascii="Times New Roman" w:hAnsi="Times New Roman" w:cs="Times New Roman"/>
              <w:sz w:val="24"/>
              <w:szCs w:val="24"/>
              <w:lang w:val="pt-BR"/>
            </w:rPr>
          </w:rPrChange>
        </w:rPr>
        <w:t>Gushima</w:t>
      </w:r>
      <w:proofErr w:type="spellEnd"/>
      <w:r w:rsidRPr="00BD25D3">
        <w:rPr>
          <w:rFonts w:ascii="Times New Roman" w:hAnsi="Times New Roman" w:cs="Times New Roman"/>
          <w:sz w:val="24"/>
          <w:szCs w:val="24"/>
          <w:rPrChange w:id="32" w:author="Guido Grimaldi" w:date="2025-05-05T11:18:00Z" w16du:dateUtc="2025-05-05T14:18:00Z">
            <w:rPr>
              <w:rFonts w:ascii="Times New Roman" w:hAnsi="Times New Roman" w:cs="Times New Roman"/>
              <w:sz w:val="24"/>
              <w:szCs w:val="24"/>
              <w:lang w:val="pt-BR"/>
            </w:rPr>
          </w:rPrChange>
        </w:rPr>
        <w:t xml:space="preserve"> K</w:t>
      </w:r>
      <w:r w:rsidR="000F1C65" w:rsidRPr="00BD25D3">
        <w:rPr>
          <w:rFonts w:ascii="Times New Roman" w:hAnsi="Times New Roman" w:cs="Times New Roman"/>
          <w:sz w:val="24"/>
          <w:szCs w:val="24"/>
          <w:rPrChange w:id="33" w:author="Guido Grimaldi" w:date="2025-05-05T11:18:00Z" w16du:dateUtc="2025-05-05T14:18:00Z">
            <w:rPr>
              <w:rFonts w:ascii="Times New Roman" w:hAnsi="Times New Roman" w:cs="Times New Roman"/>
              <w:sz w:val="24"/>
              <w:szCs w:val="24"/>
              <w:lang w:val="pt-BR"/>
            </w:rPr>
          </w:rPrChange>
        </w:rPr>
        <w:t xml:space="preserve">. </w:t>
      </w:r>
      <w:r w:rsidRPr="00BD25D3">
        <w:rPr>
          <w:rFonts w:ascii="Times New Roman" w:hAnsi="Times New Roman" w:cs="Times New Roman"/>
          <w:sz w:val="24"/>
          <w:szCs w:val="24"/>
          <w:rPrChange w:id="34" w:author="Guido Grimaldi" w:date="2025-05-05T11:18:00Z" w16du:dateUtc="2025-05-05T14:18:00Z">
            <w:rPr>
              <w:rFonts w:ascii="Times New Roman" w:hAnsi="Times New Roman" w:cs="Times New Roman"/>
              <w:sz w:val="24"/>
              <w:szCs w:val="24"/>
              <w:lang w:val="pt-BR"/>
            </w:rPr>
          </w:rPrChange>
        </w:rPr>
        <w:t>1994</w:t>
      </w:r>
      <w:r w:rsidR="000F1C65" w:rsidRPr="00BD25D3">
        <w:rPr>
          <w:rFonts w:ascii="Times New Roman" w:hAnsi="Times New Roman" w:cs="Times New Roman"/>
          <w:sz w:val="24"/>
          <w:szCs w:val="24"/>
          <w:rPrChange w:id="35" w:author="Guido Grimaldi" w:date="2025-05-05T11:18:00Z" w16du:dateUtc="2025-05-05T14:18:00Z">
            <w:rPr>
              <w:rFonts w:ascii="Times New Roman" w:hAnsi="Times New Roman" w:cs="Times New Roman"/>
              <w:sz w:val="24"/>
              <w:szCs w:val="24"/>
              <w:lang w:val="pt-BR"/>
            </w:rPr>
          </w:rPrChange>
        </w:rPr>
        <w:t>.</w:t>
      </w:r>
      <w:r w:rsidRPr="00BD25D3">
        <w:rPr>
          <w:rFonts w:ascii="Times New Roman" w:hAnsi="Times New Roman" w:cs="Times New Roman"/>
          <w:sz w:val="24"/>
          <w:szCs w:val="24"/>
          <w:rPrChange w:id="36" w:author="Guido Grimaldi" w:date="2025-05-05T11:18:00Z" w16du:dateUtc="2025-05-05T14:18:00Z">
            <w:rPr>
              <w:rFonts w:ascii="Times New Roman" w:hAnsi="Times New Roman" w:cs="Times New Roman"/>
              <w:sz w:val="24"/>
              <w:szCs w:val="24"/>
              <w:lang w:val="pt-BR"/>
            </w:rPr>
          </w:rPrChange>
        </w:rPr>
        <w:t xml:space="preserve"> </w:t>
      </w:r>
      <w:r w:rsidRPr="00770FE0">
        <w:rPr>
          <w:rFonts w:ascii="Times New Roman" w:hAnsi="Times New Roman" w:cs="Times New Roman"/>
          <w:sz w:val="24"/>
          <w:szCs w:val="24"/>
        </w:rPr>
        <w:t xml:space="preserve">Changes with growth in feeding habits and gravel turning behavior of the wrasse, </w:t>
      </w:r>
      <w:r w:rsidRPr="000F1C65">
        <w:rPr>
          <w:rFonts w:ascii="Times New Roman" w:hAnsi="Times New Roman" w:cs="Times New Roman"/>
          <w:i/>
          <w:iCs/>
          <w:sz w:val="24"/>
          <w:szCs w:val="24"/>
        </w:rPr>
        <w:t xml:space="preserve">Coris </w:t>
      </w:r>
      <w:proofErr w:type="spellStart"/>
      <w:r w:rsidRPr="000F1C65">
        <w:rPr>
          <w:rFonts w:ascii="Times New Roman" w:hAnsi="Times New Roman" w:cs="Times New Roman"/>
          <w:i/>
          <w:iCs/>
          <w:sz w:val="24"/>
          <w:szCs w:val="24"/>
        </w:rPr>
        <w:t>gaimard</w:t>
      </w:r>
      <w:proofErr w:type="spellEnd"/>
      <w:r w:rsidRPr="00770FE0">
        <w:rPr>
          <w:rFonts w:ascii="Times New Roman" w:hAnsi="Times New Roman" w:cs="Times New Roman"/>
          <w:sz w:val="24"/>
          <w:szCs w:val="24"/>
        </w:rPr>
        <w:t xml:space="preserve">. </w:t>
      </w:r>
      <w:r w:rsidRPr="000F1C65">
        <w:rPr>
          <w:rFonts w:ascii="Times New Roman" w:hAnsi="Times New Roman" w:cs="Times New Roman"/>
          <w:i/>
          <w:iCs/>
          <w:sz w:val="24"/>
          <w:szCs w:val="24"/>
        </w:rPr>
        <w:t>Japan J</w:t>
      </w:r>
      <w:r w:rsidR="000F1C65" w:rsidRPr="000F1C65">
        <w:rPr>
          <w:rFonts w:ascii="Times New Roman" w:hAnsi="Times New Roman" w:cs="Times New Roman"/>
          <w:i/>
          <w:iCs/>
          <w:sz w:val="24"/>
          <w:szCs w:val="24"/>
        </w:rPr>
        <w:t>ournal of</w:t>
      </w:r>
      <w:r w:rsidRPr="000F1C65">
        <w:rPr>
          <w:rFonts w:ascii="Times New Roman" w:hAnsi="Times New Roman" w:cs="Times New Roman"/>
          <w:i/>
          <w:iCs/>
          <w:sz w:val="24"/>
          <w:szCs w:val="24"/>
        </w:rPr>
        <w:t xml:space="preserve"> Ichthyol</w:t>
      </w:r>
      <w:r w:rsidR="000F1C65" w:rsidRPr="000F1C65">
        <w:rPr>
          <w:rFonts w:ascii="Times New Roman" w:hAnsi="Times New Roman" w:cs="Times New Roman"/>
          <w:i/>
          <w:iCs/>
          <w:sz w:val="24"/>
          <w:szCs w:val="24"/>
        </w:rPr>
        <w:t>ogy</w:t>
      </w:r>
      <w:r w:rsidRPr="00770FE0">
        <w:rPr>
          <w:rFonts w:ascii="Times New Roman" w:hAnsi="Times New Roman" w:cs="Times New Roman"/>
          <w:sz w:val="24"/>
          <w:szCs w:val="24"/>
        </w:rPr>
        <w:t xml:space="preserve"> 41:301–306. </w:t>
      </w:r>
      <w:proofErr w:type="spellStart"/>
      <w:r w:rsidR="000F1C65">
        <w:rPr>
          <w:rFonts w:ascii="Times New Roman" w:hAnsi="Times New Roman" w:cs="Times New Roman"/>
          <w:sz w:val="24"/>
          <w:szCs w:val="24"/>
        </w:rPr>
        <w:t>doi</w:t>
      </w:r>
      <w:proofErr w:type="spellEnd"/>
      <w:r w:rsidR="000F1C65">
        <w:rPr>
          <w:rFonts w:ascii="Times New Roman" w:hAnsi="Times New Roman" w:cs="Times New Roman"/>
          <w:sz w:val="24"/>
          <w:szCs w:val="24"/>
        </w:rPr>
        <w:t xml:space="preserve">: </w:t>
      </w:r>
      <w:r w:rsidRPr="00770FE0">
        <w:rPr>
          <w:rFonts w:ascii="Times New Roman" w:hAnsi="Times New Roman" w:cs="Times New Roman"/>
          <w:sz w:val="24"/>
          <w:szCs w:val="24"/>
        </w:rPr>
        <w:t>https://doi.org/10.11369/jji1950.41.301.</w:t>
      </w:r>
    </w:p>
    <w:p w14:paraId="4708693F" w14:textId="006C40B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Shick JM</w:t>
      </w:r>
      <w:r w:rsidR="000F1C65">
        <w:rPr>
          <w:rFonts w:ascii="Times New Roman" w:hAnsi="Times New Roman" w:cs="Times New Roman"/>
          <w:sz w:val="24"/>
          <w:szCs w:val="24"/>
        </w:rPr>
        <w:t>.</w:t>
      </w:r>
      <w:r w:rsidRPr="00770FE0">
        <w:rPr>
          <w:rFonts w:ascii="Times New Roman" w:hAnsi="Times New Roman" w:cs="Times New Roman"/>
          <w:sz w:val="24"/>
          <w:szCs w:val="24"/>
        </w:rPr>
        <w:t xml:space="preserve"> 2007</w:t>
      </w:r>
      <w:r w:rsidR="000F1C65">
        <w:rPr>
          <w:rFonts w:ascii="Times New Roman" w:hAnsi="Times New Roman" w:cs="Times New Roman"/>
          <w:sz w:val="24"/>
          <w:szCs w:val="24"/>
        </w:rPr>
        <w:t>.</w:t>
      </w:r>
      <w:r w:rsidRPr="00770FE0">
        <w:rPr>
          <w:rFonts w:ascii="Times New Roman" w:hAnsi="Times New Roman" w:cs="Times New Roman"/>
          <w:sz w:val="24"/>
          <w:szCs w:val="24"/>
        </w:rPr>
        <w:t xml:space="preserve"> Ultraviolet stress. In: Encyclopedia of Tidepools and Rocky shores, 1st </w:t>
      </w:r>
      <w:proofErr w:type="spellStart"/>
      <w:r w:rsidRPr="00770FE0">
        <w:rPr>
          <w:rFonts w:ascii="Times New Roman" w:hAnsi="Times New Roman" w:cs="Times New Roman"/>
          <w:sz w:val="24"/>
          <w:szCs w:val="24"/>
        </w:rPr>
        <w:t>edn</w:t>
      </w:r>
      <w:proofErr w:type="spellEnd"/>
      <w:r w:rsidRPr="00770FE0">
        <w:rPr>
          <w:rFonts w:ascii="Times New Roman" w:hAnsi="Times New Roman" w:cs="Times New Roman"/>
          <w:sz w:val="24"/>
          <w:szCs w:val="24"/>
        </w:rPr>
        <w:t>. University of California Press, Berkeley, pp 604–609.</w:t>
      </w:r>
    </w:p>
    <w:p w14:paraId="28BA60D1"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Sigwart JD (2009) Morphological Cladistic Analysis as a Model for Character Evaluation in Primitive Living Chitons (Polyplacophora, </w:t>
      </w:r>
      <w:proofErr w:type="spellStart"/>
      <w:proofErr w:type="gramStart"/>
      <w:r w:rsidRPr="00770FE0">
        <w:rPr>
          <w:rFonts w:ascii="Times New Roman" w:hAnsi="Times New Roman" w:cs="Times New Roman"/>
          <w:sz w:val="24"/>
          <w:szCs w:val="24"/>
        </w:rPr>
        <w:t>Lepidopleurina</w:t>
      </w:r>
      <w:proofErr w:type="spellEnd"/>
      <w:r w:rsidRPr="00770FE0">
        <w:rPr>
          <w:rFonts w:ascii="Times New Roman" w:hAnsi="Times New Roman" w:cs="Times New Roman"/>
          <w:sz w:val="24"/>
          <w:szCs w:val="24"/>
        </w:rPr>
        <w:t>)*</w:t>
      </w:r>
      <w:proofErr w:type="gramEnd"/>
      <w:r w:rsidRPr="00770FE0">
        <w:rPr>
          <w:rFonts w:ascii="Times New Roman" w:hAnsi="Times New Roman" w:cs="Times New Roman"/>
          <w:sz w:val="24"/>
          <w:szCs w:val="24"/>
        </w:rPr>
        <w:t>. American Malacological Bulletin 27:95–104. https://doi.org/10.4003/006.027.0208.</w:t>
      </w:r>
    </w:p>
    <w:p w14:paraId="1120FDFB"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Sigwart JD (2017) Deep trees: Woodfall biodiversity dynamics in present and past oceans. Deep-Sea Res II 137:282–287. https://doi.org/10.1016/j.dsr2.2016.06.021.</w:t>
      </w:r>
    </w:p>
    <w:p w14:paraId="39BC47AC"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Sigwart JD, Schwabe E (2017) Anatomy of the many feeding types in polyplacophoran </w:t>
      </w:r>
      <w:proofErr w:type="spellStart"/>
      <w:r w:rsidRPr="00770FE0">
        <w:rPr>
          <w:rFonts w:ascii="Times New Roman" w:hAnsi="Times New Roman" w:cs="Times New Roman"/>
          <w:sz w:val="24"/>
          <w:szCs w:val="24"/>
        </w:rPr>
        <w:t>molluscs</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Invertzool</w:t>
      </w:r>
      <w:proofErr w:type="spellEnd"/>
      <w:r w:rsidRPr="00770FE0">
        <w:rPr>
          <w:rFonts w:ascii="Times New Roman" w:hAnsi="Times New Roman" w:cs="Times New Roman"/>
          <w:sz w:val="24"/>
          <w:szCs w:val="24"/>
        </w:rPr>
        <w:t xml:space="preserve"> 14:205–216. https://doi.org/10.15298/invertzool.14.2.16.</w:t>
      </w:r>
    </w:p>
    <w:p w14:paraId="071661E3"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Silva AC, Hawkins SJ, Boaventura DM, et al (2010a) Use of the intertidal zone by mobile predators: influence of wave exposure, tidal phase and elevation on abundance and diet. Marine Ecology Progress Series 406:197–210. https://doi.org/10.3354/meps08543.</w:t>
      </w:r>
    </w:p>
    <w:p w14:paraId="00B5F120"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lastRenderedPageBreak/>
        <w:t xml:space="preserve">Silva AC, Silva IC, Hawkins SJ, et al (2010b) Cheliped morphological variation of the intertidal crab </w:t>
      </w:r>
      <w:proofErr w:type="spellStart"/>
      <w:r w:rsidRPr="00770FE0">
        <w:rPr>
          <w:rFonts w:ascii="Times New Roman" w:hAnsi="Times New Roman" w:cs="Times New Roman"/>
          <w:sz w:val="24"/>
          <w:szCs w:val="24"/>
        </w:rPr>
        <w:t>Eriphia</w:t>
      </w:r>
      <w:proofErr w:type="spellEnd"/>
      <w:r w:rsidRPr="00770FE0">
        <w:rPr>
          <w:rFonts w:ascii="Times New Roman" w:hAnsi="Times New Roman" w:cs="Times New Roman"/>
          <w:sz w:val="24"/>
          <w:szCs w:val="24"/>
        </w:rPr>
        <w:t xml:space="preserve"> verrucosa across shores of differing exposure to wave action. Journal of Experimental Marine Biology and Ecology 391:84–91. https://doi.org/10.1016/j.jembe.2010.06.012.</w:t>
      </w:r>
    </w:p>
    <w:p w14:paraId="5EEFF9D1"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Silva ACF, Brazão S, Hawkins SJ, et al (2009) Abundance, population structure and claw morphology of the semi-terrestrial crab </w:t>
      </w:r>
      <w:proofErr w:type="spellStart"/>
      <w:r w:rsidRPr="00770FE0">
        <w:rPr>
          <w:rFonts w:ascii="Times New Roman" w:hAnsi="Times New Roman" w:cs="Times New Roman"/>
          <w:sz w:val="24"/>
          <w:szCs w:val="24"/>
        </w:rPr>
        <w:t>Pachygrapsus</w:t>
      </w:r>
      <w:proofErr w:type="spellEnd"/>
      <w:r w:rsidRPr="00770FE0">
        <w:rPr>
          <w:rFonts w:ascii="Times New Roman" w:hAnsi="Times New Roman" w:cs="Times New Roman"/>
          <w:sz w:val="24"/>
          <w:szCs w:val="24"/>
        </w:rPr>
        <w:t xml:space="preserve"> marmoratus (Fabricius, 1787) on shores of differing wave exposure. Mar Biol 156:2591–2599. https://doi.org/10.1007/s00227-009-1283-1.</w:t>
      </w:r>
    </w:p>
    <w:p w14:paraId="374FB2AD"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lang w:val="pt-BR"/>
        </w:rPr>
      </w:pPr>
      <w:r w:rsidRPr="00770FE0">
        <w:rPr>
          <w:rFonts w:ascii="Times New Roman" w:hAnsi="Times New Roman" w:cs="Times New Roman"/>
          <w:sz w:val="24"/>
          <w:szCs w:val="24"/>
        </w:rPr>
        <w:t xml:space="preserve">Silva ACF, Hawkins SJ, Boaventura DM, Thompson RC (2008) Predation by small mobile aquatic predators regulates populations of the intertidal limpet Patella </w:t>
      </w:r>
      <w:proofErr w:type="spellStart"/>
      <w:r w:rsidRPr="00770FE0">
        <w:rPr>
          <w:rFonts w:ascii="Times New Roman" w:hAnsi="Times New Roman" w:cs="Times New Roman"/>
          <w:sz w:val="24"/>
          <w:szCs w:val="24"/>
        </w:rPr>
        <w:t>vulgata</w:t>
      </w:r>
      <w:proofErr w:type="spellEnd"/>
      <w:r w:rsidRPr="00770FE0">
        <w:rPr>
          <w:rFonts w:ascii="Times New Roman" w:hAnsi="Times New Roman" w:cs="Times New Roman"/>
          <w:sz w:val="24"/>
          <w:szCs w:val="24"/>
        </w:rPr>
        <w:t xml:space="preserve"> (L.). </w:t>
      </w:r>
      <w:r w:rsidRPr="00770FE0">
        <w:rPr>
          <w:rFonts w:ascii="Times New Roman" w:hAnsi="Times New Roman" w:cs="Times New Roman"/>
          <w:sz w:val="24"/>
          <w:szCs w:val="24"/>
          <w:lang w:val="pt-BR"/>
        </w:rPr>
        <w:t xml:space="preserve">J </w:t>
      </w:r>
      <w:proofErr w:type="spellStart"/>
      <w:r w:rsidRPr="00770FE0">
        <w:rPr>
          <w:rFonts w:ascii="Times New Roman" w:hAnsi="Times New Roman" w:cs="Times New Roman"/>
          <w:sz w:val="24"/>
          <w:szCs w:val="24"/>
          <w:lang w:val="pt-BR"/>
        </w:rPr>
        <w:t>Exp</w:t>
      </w:r>
      <w:proofErr w:type="spellEnd"/>
      <w:r w:rsidRPr="00770FE0">
        <w:rPr>
          <w:rFonts w:ascii="Times New Roman" w:hAnsi="Times New Roman" w:cs="Times New Roman"/>
          <w:sz w:val="24"/>
          <w:szCs w:val="24"/>
          <w:lang w:val="pt-BR"/>
        </w:rPr>
        <w:t xml:space="preserve"> Mar </w:t>
      </w:r>
      <w:proofErr w:type="spellStart"/>
      <w:r w:rsidRPr="00770FE0">
        <w:rPr>
          <w:rFonts w:ascii="Times New Roman" w:hAnsi="Times New Roman" w:cs="Times New Roman"/>
          <w:sz w:val="24"/>
          <w:szCs w:val="24"/>
          <w:lang w:val="pt-BR"/>
        </w:rPr>
        <w:t>Biol</w:t>
      </w:r>
      <w:proofErr w:type="spellEnd"/>
      <w:r w:rsidRPr="00770FE0">
        <w:rPr>
          <w:rFonts w:ascii="Times New Roman" w:hAnsi="Times New Roman" w:cs="Times New Roman"/>
          <w:sz w:val="24"/>
          <w:szCs w:val="24"/>
          <w:lang w:val="pt-BR"/>
        </w:rPr>
        <w:t xml:space="preserve"> </w:t>
      </w:r>
      <w:proofErr w:type="spellStart"/>
      <w:r w:rsidRPr="00770FE0">
        <w:rPr>
          <w:rFonts w:ascii="Times New Roman" w:hAnsi="Times New Roman" w:cs="Times New Roman"/>
          <w:sz w:val="24"/>
          <w:szCs w:val="24"/>
          <w:lang w:val="pt-BR"/>
        </w:rPr>
        <w:t>Ecol</w:t>
      </w:r>
      <w:proofErr w:type="spellEnd"/>
      <w:r w:rsidRPr="00770FE0">
        <w:rPr>
          <w:rFonts w:ascii="Times New Roman" w:hAnsi="Times New Roman" w:cs="Times New Roman"/>
          <w:sz w:val="24"/>
          <w:szCs w:val="24"/>
          <w:lang w:val="pt-BR"/>
        </w:rPr>
        <w:t xml:space="preserve"> 367:259–265. https://doi.org/10.1016/j.jembe.2008.10.010.</w:t>
      </w:r>
    </w:p>
    <w:p w14:paraId="07865D6F"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lang w:val="pt-BR"/>
        </w:rPr>
        <w:t xml:space="preserve">Silva BB da, Alves JJA, Cavalcanti EP, Dantas RT (2002) Potencial eólico na direção predominante do vento no Nordeste brasileiro. </w:t>
      </w:r>
      <w:r w:rsidRPr="00770FE0">
        <w:rPr>
          <w:rFonts w:ascii="Times New Roman" w:hAnsi="Times New Roman" w:cs="Times New Roman"/>
          <w:sz w:val="24"/>
          <w:szCs w:val="24"/>
        </w:rPr>
        <w:t xml:space="preserve">Rev bras </w:t>
      </w:r>
      <w:proofErr w:type="spellStart"/>
      <w:r w:rsidRPr="00770FE0">
        <w:rPr>
          <w:rFonts w:ascii="Times New Roman" w:hAnsi="Times New Roman" w:cs="Times New Roman"/>
          <w:sz w:val="24"/>
          <w:szCs w:val="24"/>
        </w:rPr>
        <w:t>eng</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agríc</w:t>
      </w:r>
      <w:proofErr w:type="spellEnd"/>
      <w:r w:rsidRPr="00770FE0">
        <w:rPr>
          <w:rFonts w:ascii="Times New Roman" w:hAnsi="Times New Roman" w:cs="Times New Roman"/>
          <w:sz w:val="24"/>
          <w:szCs w:val="24"/>
        </w:rPr>
        <w:t xml:space="preserve"> ambient 6:431–439. https://doi.org/10.1590/S1415-43662002000300009.</w:t>
      </w:r>
    </w:p>
    <w:p w14:paraId="48BB22D9"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Simonini R, Maletti I, Righi S, et al (2018) Laboratory observations on predator–prey interactions between the bearded </w:t>
      </w:r>
      <w:proofErr w:type="spellStart"/>
      <w:r w:rsidRPr="00770FE0">
        <w:rPr>
          <w:rFonts w:ascii="Times New Roman" w:hAnsi="Times New Roman" w:cs="Times New Roman"/>
          <w:sz w:val="24"/>
          <w:szCs w:val="24"/>
        </w:rPr>
        <w:t>fireworm</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Hermodice</w:t>
      </w:r>
      <w:proofErr w:type="spellEnd"/>
      <w:r w:rsidRPr="00770FE0">
        <w:rPr>
          <w:rFonts w:ascii="Times New Roman" w:hAnsi="Times New Roman" w:cs="Times New Roman"/>
          <w:sz w:val="24"/>
          <w:szCs w:val="24"/>
        </w:rPr>
        <w:t xml:space="preserve"> </w:t>
      </w:r>
      <w:proofErr w:type="spellStart"/>
      <w:r w:rsidRPr="00770FE0">
        <w:rPr>
          <w:rFonts w:ascii="Times New Roman" w:hAnsi="Times New Roman" w:cs="Times New Roman"/>
          <w:sz w:val="24"/>
          <w:szCs w:val="24"/>
        </w:rPr>
        <w:t>carunculata</w:t>
      </w:r>
      <w:proofErr w:type="spellEnd"/>
      <w:r w:rsidRPr="00770FE0">
        <w:rPr>
          <w:rFonts w:ascii="Times New Roman" w:hAnsi="Times New Roman" w:cs="Times New Roman"/>
          <w:sz w:val="24"/>
          <w:szCs w:val="24"/>
        </w:rPr>
        <w:t xml:space="preserve">) and Mediterranean benthic invertebrates. Marine and Freshwater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and Physiology 51:145–158. https://doi.org/10.1080/10236244.2018.1502031.</w:t>
      </w:r>
    </w:p>
    <w:p w14:paraId="4E34A929"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Smith KA, Otway NM (1997) Spatial and temporal patterns of abundance and the effects of disturbance on under-boulder chitons. Molluscan Res 18:43–57. https://doi.org/10.1080/13235818.1997.10673680.</w:t>
      </w:r>
    </w:p>
    <w:p w14:paraId="554A6AED"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Smith MQRP, Ruxton GD (2020) Camouflage in predators. Biol Rev 95:1325–1340. https://doi.org/10.1111/brv.12612.</w:t>
      </w:r>
    </w:p>
    <w:p w14:paraId="22F4E88E"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Stevens M, Ruxton GD (2019) The key role of </w:t>
      </w:r>
      <w:proofErr w:type="spellStart"/>
      <w:r w:rsidRPr="00770FE0">
        <w:rPr>
          <w:rFonts w:ascii="Times New Roman" w:hAnsi="Times New Roman" w:cs="Times New Roman"/>
          <w:sz w:val="24"/>
          <w:szCs w:val="24"/>
        </w:rPr>
        <w:t>behaviour</w:t>
      </w:r>
      <w:proofErr w:type="spellEnd"/>
      <w:r w:rsidRPr="00770FE0">
        <w:rPr>
          <w:rFonts w:ascii="Times New Roman" w:hAnsi="Times New Roman" w:cs="Times New Roman"/>
          <w:sz w:val="24"/>
          <w:szCs w:val="24"/>
        </w:rPr>
        <w:t xml:space="preserve"> in animal camouﬂage. Biological Reviews 19.</w:t>
      </w:r>
    </w:p>
    <w:p w14:paraId="288A5CFD"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Sumner-Rooney L, Kirwan JD, </w:t>
      </w:r>
      <w:proofErr w:type="spellStart"/>
      <w:r w:rsidRPr="00770FE0">
        <w:rPr>
          <w:rFonts w:ascii="Times New Roman" w:hAnsi="Times New Roman" w:cs="Times New Roman"/>
          <w:sz w:val="24"/>
          <w:szCs w:val="24"/>
        </w:rPr>
        <w:t>Lüter</w:t>
      </w:r>
      <w:proofErr w:type="spellEnd"/>
      <w:r w:rsidRPr="00770FE0">
        <w:rPr>
          <w:rFonts w:ascii="Times New Roman" w:hAnsi="Times New Roman" w:cs="Times New Roman"/>
          <w:sz w:val="24"/>
          <w:szCs w:val="24"/>
        </w:rPr>
        <w:t xml:space="preserve"> C, Ullrich-</w:t>
      </w:r>
      <w:proofErr w:type="spellStart"/>
      <w:r w:rsidRPr="00770FE0">
        <w:rPr>
          <w:rFonts w:ascii="Times New Roman" w:hAnsi="Times New Roman" w:cs="Times New Roman"/>
          <w:sz w:val="24"/>
          <w:szCs w:val="24"/>
        </w:rPr>
        <w:t>Lüter</w:t>
      </w:r>
      <w:proofErr w:type="spellEnd"/>
      <w:r w:rsidRPr="00770FE0">
        <w:rPr>
          <w:rFonts w:ascii="Times New Roman" w:hAnsi="Times New Roman" w:cs="Times New Roman"/>
          <w:sz w:val="24"/>
          <w:szCs w:val="24"/>
        </w:rPr>
        <w:t xml:space="preserve"> E (2021) Run and hide: visual performance in a brittle star. Journal of Experimental Biology </w:t>
      </w:r>
      <w:proofErr w:type="gramStart"/>
      <w:r w:rsidRPr="00770FE0">
        <w:rPr>
          <w:rFonts w:ascii="Times New Roman" w:hAnsi="Times New Roman" w:cs="Times New Roman"/>
          <w:sz w:val="24"/>
          <w:szCs w:val="24"/>
        </w:rPr>
        <w:t>224:jeb</w:t>
      </w:r>
      <w:proofErr w:type="gramEnd"/>
      <w:r w:rsidRPr="00770FE0">
        <w:rPr>
          <w:rFonts w:ascii="Times New Roman" w:hAnsi="Times New Roman" w:cs="Times New Roman"/>
          <w:sz w:val="24"/>
          <w:szCs w:val="24"/>
        </w:rPr>
        <w:t>236653. https://doi.org/10.1242/jeb.236653.</w:t>
      </w:r>
    </w:p>
    <w:p w14:paraId="5F1E21BC"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Sunderland KD (1988) Quantitative methods for detecting invertebrate predation occurring in the field. Ann appl Biol 112:201–224. https://doi.org/10.1111/j.1744-7348.1988.tb02056.x.</w:t>
      </w:r>
    </w:p>
    <w:p w14:paraId="2201229C"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Taylor JD (1983) The food of coral-reef Drupa (</w:t>
      </w:r>
      <w:proofErr w:type="spellStart"/>
      <w:r w:rsidRPr="00770FE0">
        <w:rPr>
          <w:rFonts w:ascii="Times New Roman" w:hAnsi="Times New Roman" w:cs="Times New Roman"/>
          <w:sz w:val="24"/>
          <w:szCs w:val="24"/>
        </w:rPr>
        <w:t>Gastropoda</w:t>
      </w:r>
      <w:proofErr w:type="spellEnd"/>
      <w:r w:rsidRPr="00770FE0">
        <w:rPr>
          <w:rFonts w:ascii="Times New Roman" w:hAnsi="Times New Roman" w:cs="Times New Roman"/>
          <w:sz w:val="24"/>
          <w:szCs w:val="24"/>
        </w:rPr>
        <w:t>). Zoological Journal of the Linnean Society 78:299–316. https://doi.org/10.1111/j.1096-3642.1975.tb02262.x.</w:t>
      </w:r>
    </w:p>
    <w:p w14:paraId="20997112"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Tigreros</w:t>
      </w:r>
      <w:proofErr w:type="spellEnd"/>
      <w:r w:rsidRPr="00770FE0">
        <w:rPr>
          <w:rFonts w:ascii="Times New Roman" w:hAnsi="Times New Roman" w:cs="Times New Roman"/>
          <w:sz w:val="24"/>
          <w:szCs w:val="24"/>
        </w:rPr>
        <w:t xml:space="preserve"> N, Agrawal AA, Thaler JS (2021) Genetic Variation in Parental Effects Contributes to the Evolutionary Potential of Prey Responses to Predation Risk. The American Naturalist </w:t>
      </w:r>
      <w:r w:rsidRPr="00770FE0">
        <w:rPr>
          <w:rFonts w:ascii="Times New Roman" w:hAnsi="Times New Roman" w:cs="Times New Roman"/>
          <w:sz w:val="24"/>
          <w:szCs w:val="24"/>
        </w:rPr>
        <w:lastRenderedPageBreak/>
        <w:t>197:164–175. https://doi.org/10.1086/712341.</w:t>
      </w:r>
    </w:p>
    <w:p w14:paraId="3993946F"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Town JC (1980) Diet and food preference of intertidal </w:t>
      </w:r>
      <w:proofErr w:type="spellStart"/>
      <w:r w:rsidRPr="00770FE0">
        <w:rPr>
          <w:rFonts w:ascii="Times New Roman" w:hAnsi="Times New Roman" w:cs="Times New Roman"/>
          <w:sz w:val="24"/>
          <w:szCs w:val="24"/>
        </w:rPr>
        <w:t>Astrostole</w:t>
      </w:r>
      <w:proofErr w:type="spellEnd"/>
      <w:r w:rsidRPr="00770FE0">
        <w:rPr>
          <w:rFonts w:ascii="Times New Roman" w:hAnsi="Times New Roman" w:cs="Times New Roman"/>
          <w:sz w:val="24"/>
          <w:szCs w:val="24"/>
        </w:rPr>
        <w:t xml:space="preserve"> scabra (Asteroidea: </w:t>
      </w:r>
      <w:proofErr w:type="spellStart"/>
      <w:r w:rsidRPr="00770FE0">
        <w:rPr>
          <w:rFonts w:ascii="Times New Roman" w:hAnsi="Times New Roman" w:cs="Times New Roman"/>
          <w:sz w:val="24"/>
          <w:szCs w:val="24"/>
        </w:rPr>
        <w:t>Forcipulata</w:t>
      </w:r>
      <w:proofErr w:type="spellEnd"/>
      <w:r w:rsidRPr="00770FE0">
        <w:rPr>
          <w:rFonts w:ascii="Times New Roman" w:hAnsi="Times New Roman" w:cs="Times New Roman"/>
          <w:sz w:val="24"/>
          <w:szCs w:val="24"/>
        </w:rPr>
        <w:t>). New Zealand Journal of Marine and Freshwater Research 14:427–435. https://doi.org/10.1080/00288330.1980.9515887.</w:t>
      </w:r>
    </w:p>
    <w:p w14:paraId="6DB23871"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Vital H (2009) The Mesotidal Barriers of Rio Grande do Norte. In: Dillenburg SR, Hesp PA (eds) Geology and Geomorphology of Holocene Coastal Barriers of Brazil. Springer, Berlin, Heidelberg, pp 289–324.</w:t>
      </w:r>
    </w:p>
    <w:p w14:paraId="692C4A3F"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Vital H, Silveira IM, Tabosa WF, et al (2016) Beaches of Rio Grande do Norte. In: Short AD, Klein AH da F (eds) Brazilian Beach Systems. Springer International Publishing, Cham, pp 201–229.</w:t>
      </w:r>
    </w:p>
    <w:p w14:paraId="6329552F"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 xml:space="preserve">Wanninger A, Wollesen T (2019) The evolution of </w:t>
      </w:r>
      <w:proofErr w:type="spellStart"/>
      <w:r w:rsidRPr="00770FE0">
        <w:rPr>
          <w:rFonts w:ascii="Times New Roman" w:hAnsi="Times New Roman" w:cs="Times New Roman"/>
          <w:sz w:val="24"/>
          <w:szCs w:val="24"/>
        </w:rPr>
        <w:t>molluscs</w:t>
      </w:r>
      <w:proofErr w:type="spellEnd"/>
      <w:r w:rsidRPr="00770FE0">
        <w:rPr>
          <w:rFonts w:ascii="Times New Roman" w:hAnsi="Times New Roman" w:cs="Times New Roman"/>
          <w:sz w:val="24"/>
          <w:szCs w:val="24"/>
        </w:rPr>
        <w:t>. Biol Rev 94:102–115. https://doi.org/10.1111/brv.12439.</w:t>
      </w:r>
    </w:p>
    <w:p w14:paraId="43B5E768"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Webb JK, Whiting MJ (2006) Does rock disturbance by superb lyrebirds (</w:t>
      </w:r>
      <w:proofErr w:type="spellStart"/>
      <w:r w:rsidRPr="00770FE0">
        <w:rPr>
          <w:rFonts w:ascii="Times New Roman" w:hAnsi="Times New Roman" w:cs="Times New Roman"/>
          <w:sz w:val="24"/>
          <w:szCs w:val="24"/>
        </w:rPr>
        <w:t>Menura</w:t>
      </w:r>
      <w:proofErr w:type="spellEnd"/>
      <w:r w:rsidRPr="00770FE0">
        <w:rPr>
          <w:rFonts w:ascii="Times New Roman" w:hAnsi="Times New Roman" w:cs="Times New Roman"/>
          <w:sz w:val="24"/>
          <w:szCs w:val="24"/>
        </w:rPr>
        <w:t xml:space="preserve"> novaehollandiae) influence habitat selection by juvenile snakes? Austral </w:t>
      </w:r>
      <w:proofErr w:type="spellStart"/>
      <w:r w:rsidRPr="00770FE0">
        <w:rPr>
          <w:rFonts w:ascii="Times New Roman" w:hAnsi="Times New Roman" w:cs="Times New Roman"/>
          <w:sz w:val="24"/>
          <w:szCs w:val="24"/>
        </w:rPr>
        <w:t>Ecol</w:t>
      </w:r>
      <w:proofErr w:type="spellEnd"/>
      <w:r w:rsidRPr="00770FE0">
        <w:rPr>
          <w:rFonts w:ascii="Times New Roman" w:hAnsi="Times New Roman" w:cs="Times New Roman"/>
          <w:sz w:val="24"/>
          <w:szCs w:val="24"/>
        </w:rPr>
        <w:t xml:space="preserve"> 31:58–67. https://doi.org/10.1111/j.1442-9993.2006.01543.x.</w:t>
      </w:r>
    </w:p>
    <w:p w14:paraId="347B59DF" w14:textId="77777777" w:rsidR="00232C9D" w:rsidRPr="00770FE0" w:rsidRDefault="00232C9D" w:rsidP="009E68F3">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proofErr w:type="spellStart"/>
      <w:r w:rsidRPr="00770FE0">
        <w:rPr>
          <w:rFonts w:ascii="Times New Roman" w:hAnsi="Times New Roman" w:cs="Times New Roman"/>
          <w:sz w:val="24"/>
          <w:szCs w:val="24"/>
        </w:rPr>
        <w:t>Wodinsky</w:t>
      </w:r>
      <w:proofErr w:type="spellEnd"/>
      <w:r w:rsidRPr="00770FE0">
        <w:rPr>
          <w:rFonts w:ascii="Times New Roman" w:hAnsi="Times New Roman" w:cs="Times New Roman"/>
          <w:sz w:val="24"/>
          <w:szCs w:val="24"/>
        </w:rPr>
        <w:t xml:space="preserve"> J (1969) Penetration of the Shell and Feeding on Gastropods by Octopus. American Zoologist 9:997–1010. https://doi.org/10.1093/icb/9.3.997.</w:t>
      </w:r>
    </w:p>
    <w:p w14:paraId="2B3720DF" w14:textId="534727FA" w:rsidR="006C049E" w:rsidRDefault="00232C9D" w:rsidP="006C049E">
      <w:pPr>
        <w:widowControl w:val="0"/>
        <w:pBdr>
          <w:top w:val="nil"/>
          <w:left w:val="nil"/>
          <w:bottom w:val="nil"/>
          <w:right w:val="nil"/>
          <w:between w:val="nil"/>
        </w:pBdr>
        <w:spacing w:before="0" w:after="0" w:line="360" w:lineRule="auto"/>
        <w:ind w:left="720" w:hanging="720"/>
        <w:rPr>
          <w:rFonts w:ascii="Times New Roman" w:hAnsi="Times New Roman" w:cs="Times New Roman"/>
          <w:sz w:val="24"/>
          <w:szCs w:val="24"/>
        </w:rPr>
      </w:pPr>
      <w:r w:rsidRPr="00770FE0">
        <w:rPr>
          <w:rFonts w:ascii="Times New Roman" w:hAnsi="Times New Roman" w:cs="Times New Roman"/>
          <w:sz w:val="24"/>
          <w:szCs w:val="24"/>
        </w:rPr>
        <w:t>Yoshioka E, Fujitani E (2006) Activity and homing behavior of two species of Acanthopleura (Mollusca: Polyplacophora) on a subtropical shore in Japan. Venus 65:123–139.</w:t>
      </w:r>
      <w:r w:rsidR="006C049E">
        <w:rPr>
          <w:rFonts w:ascii="Times New Roman" w:hAnsi="Times New Roman" w:cs="Times New Roman"/>
          <w:sz w:val="24"/>
          <w:szCs w:val="24"/>
        </w:rPr>
        <w:br w:type="page"/>
      </w:r>
    </w:p>
    <w:p w14:paraId="3059CAF6" w14:textId="7FCC0160" w:rsidR="00232C9D" w:rsidRDefault="00232C9D" w:rsidP="006C049E">
      <w:pPr>
        <w:spacing w:before="0" w:after="0" w:line="360" w:lineRule="auto"/>
        <w:rPr>
          <w:rFonts w:ascii="Times New Roman" w:hAnsi="Times New Roman" w:cs="Times New Roman"/>
          <w:sz w:val="24"/>
          <w:szCs w:val="24"/>
        </w:rPr>
      </w:pPr>
      <w:r w:rsidRPr="00770FE0">
        <w:rPr>
          <w:rFonts w:ascii="Times New Roman" w:hAnsi="Times New Roman" w:cs="Times New Roman"/>
          <w:noProof/>
          <w:sz w:val="24"/>
          <w:szCs w:val="24"/>
        </w:rPr>
        <w:lastRenderedPageBreak/>
        <w:drawing>
          <wp:inline distT="0" distB="0" distL="0" distR="0" wp14:anchorId="505DC10D" wp14:editId="37C3EF42">
            <wp:extent cx="5715000" cy="3594677"/>
            <wp:effectExtent l="0" t="0" r="0" b="6350"/>
            <wp:docPr id="102432249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2497" name="Imagem 1024322497"/>
                    <pic:cNvPicPr/>
                  </pic:nvPicPr>
                  <pic:blipFill rotWithShape="1">
                    <a:blip r:embed="rId44" cstate="print">
                      <a:extLst>
                        <a:ext uri="{28A0092B-C50C-407E-A947-70E740481C1C}">
                          <a14:useLocalDpi xmlns:a14="http://schemas.microsoft.com/office/drawing/2010/main" val="0"/>
                        </a:ext>
                      </a:extLst>
                    </a:blip>
                    <a:srcRect t="3572" r="768" b="8170"/>
                    <a:stretch/>
                  </pic:blipFill>
                  <pic:spPr bwMode="auto">
                    <a:xfrm>
                      <a:off x="0" y="0"/>
                      <a:ext cx="5715882" cy="3595232"/>
                    </a:xfrm>
                    <a:prstGeom prst="rect">
                      <a:avLst/>
                    </a:prstGeom>
                    <a:ln>
                      <a:noFill/>
                    </a:ln>
                    <a:extLst>
                      <a:ext uri="{53640926-AAD7-44D8-BBD7-CCE9431645EC}">
                        <a14:shadowObscured xmlns:a14="http://schemas.microsoft.com/office/drawing/2010/main"/>
                      </a:ext>
                    </a:extLst>
                  </pic:spPr>
                </pic:pic>
              </a:graphicData>
            </a:graphic>
          </wp:inline>
        </w:drawing>
      </w:r>
    </w:p>
    <w:p w14:paraId="3FB0FF61" w14:textId="776FC629" w:rsidR="006C049E" w:rsidRDefault="006C049E" w:rsidP="006C049E">
      <w:pPr>
        <w:spacing w:before="0" w:after="0" w:line="360" w:lineRule="auto"/>
        <w:rPr>
          <w:rFonts w:ascii="Times New Roman" w:hAnsi="Times New Roman" w:cs="Times New Roman"/>
          <w:sz w:val="24"/>
          <w:szCs w:val="24"/>
          <w:lang w:val="pt-BR"/>
        </w:rPr>
      </w:pPr>
      <w:r w:rsidRPr="006C049E">
        <w:rPr>
          <w:rFonts w:ascii="Times New Roman" w:hAnsi="Times New Roman" w:cs="Times New Roman"/>
          <w:b/>
          <w:sz w:val="24"/>
          <w:szCs w:val="24"/>
          <w:lang w:val="pt-BR"/>
        </w:rPr>
        <w:t>Fig</w:t>
      </w:r>
      <w:r>
        <w:rPr>
          <w:rFonts w:ascii="Times New Roman" w:hAnsi="Times New Roman" w:cs="Times New Roman"/>
          <w:b/>
          <w:sz w:val="24"/>
          <w:szCs w:val="24"/>
          <w:lang w:val="pt-BR"/>
        </w:rPr>
        <w:t>.</w:t>
      </w:r>
      <w:r w:rsidRPr="006C049E">
        <w:rPr>
          <w:rFonts w:ascii="Times New Roman" w:hAnsi="Times New Roman" w:cs="Times New Roman"/>
          <w:b/>
          <w:sz w:val="24"/>
          <w:szCs w:val="24"/>
          <w:lang w:val="pt-BR"/>
        </w:rPr>
        <w:t xml:space="preserve"> 1</w:t>
      </w:r>
      <w:r>
        <w:rPr>
          <w:rFonts w:ascii="Times New Roman" w:hAnsi="Times New Roman" w:cs="Times New Roman"/>
          <w:b/>
          <w:sz w:val="24"/>
          <w:szCs w:val="24"/>
          <w:lang w:val="pt-BR"/>
        </w:rPr>
        <w:t>.</w:t>
      </w:r>
      <w:r w:rsidRPr="006C049E">
        <w:rPr>
          <w:rFonts w:ascii="Times New Roman" w:hAnsi="Times New Roman" w:cs="Times New Roman"/>
          <w:sz w:val="24"/>
          <w:szCs w:val="24"/>
          <w:lang w:val="pt-BR"/>
        </w:rPr>
        <w:t xml:space="preserve"> </w:t>
      </w:r>
      <w:proofErr w:type="spellStart"/>
      <w:r w:rsidRPr="006C049E">
        <w:rPr>
          <w:rFonts w:ascii="Times New Roman" w:hAnsi="Times New Roman" w:cs="Times New Roman"/>
          <w:sz w:val="24"/>
          <w:szCs w:val="24"/>
          <w:lang w:val="pt-BR"/>
        </w:rPr>
        <w:t>Intertidal</w:t>
      </w:r>
      <w:proofErr w:type="spellEnd"/>
      <w:r w:rsidRPr="006C049E">
        <w:rPr>
          <w:rFonts w:ascii="Times New Roman" w:hAnsi="Times New Roman" w:cs="Times New Roman"/>
          <w:sz w:val="24"/>
          <w:szCs w:val="24"/>
          <w:lang w:val="pt-BR"/>
        </w:rPr>
        <w:t xml:space="preserve"> </w:t>
      </w:r>
      <w:proofErr w:type="spellStart"/>
      <w:r w:rsidRPr="006C049E">
        <w:rPr>
          <w:rFonts w:ascii="Times New Roman" w:hAnsi="Times New Roman" w:cs="Times New Roman"/>
          <w:sz w:val="24"/>
          <w:szCs w:val="24"/>
          <w:lang w:val="pt-BR"/>
        </w:rPr>
        <w:t>reef</w:t>
      </w:r>
      <w:proofErr w:type="spellEnd"/>
      <w:r w:rsidRPr="006C049E">
        <w:rPr>
          <w:rFonts w:ascii="Times New Roman" w:hAnsi="Times New Roman" w:cs="Times New Roman"/>
          <w:sz w:val="24"/>
          <w:szCs w:val="24"/>
          <w:lang w:val="pt-BR"/>
        </w:rPr>
        <w:t xml:space="preserve"> in Santa Rita </w:t>
      </w:r>
      <w:proofErr w:type="spellStart"/>
      <w:r w:rsidRPr="006C049E">
        <w:rPr>
          <w:rFonts w:ascii="Times New Roman" w:hAnsi="Times New Roman" w:cs="Times New Roman"/>
          <w:sz w:val="24"/>
          <w:szCs w:val="24"/>
          <w:lang w:val="pt-BR"/>
        </w:rPr>
        <w:t>beach</w:t>
      </w:r>
      <w:proofErr w:type="spellEnd"/>
      <w:r w:rsidRPr="006C049E">
        <w:rPr>
          <w:rFonts w:ascii="Times New Roman" w:hAnsi="Times New Roman" w:cs="Times New Roman"/>
          <w:sz w:val="24"/>
          <w:szCs w:val="24"/>
          <w:lang w:val="pt-BR"/>
        </w:rPr>
        <w:t xml:space="preserve"> (05°41′S, 35°11′W), Rio Grande do Norte, </w:t>
      </w:r>
      <w:proofErr w:type="spellStart"/>
      <w:r w:rsidRPr="006C049E">
        <w:rPr>
          <w:rFonts w:ascii="Times New Roman" w:hAnsi="Times New Roman" w:cs="Times New Roman"/>
          <w:sz w:val="24"/>
          <w:szCs w:val="24"/>
          <w:lang w:val="pt-BR"/>
        </w:rPr>
        <w:t>Brazil</w:t>
      </w:r>
      <w:proofErr w:type="spellEnd"/>
      <w:r w:rsidRPr="006C049E">
        <w:rPr>
          <w:rFonts w:ascii="Times New Roman" w:hAnsi="Times New Roman" w:cs="Times New Roman"/>
          <w:sz w:val="24"/>
          <w:szCs w:val="24"/>
          <w:lang w:val="pt-BR"/>
        </w:rPr>
        <w:t>.</w:t>
      </w:r>
    </w:p>
    <w:p w14:paraId="64C1C2C6" w14:textId="77777777" w:rsidR="006C049E" w:rsidRPr="006C049E" w:rsidRDefault="006C049E" w:rsidP="00232C9D">
      <w:pPr>
        <w:rPr>
          <w:rFonts w:ascii="Times New Roman" w:hAnsi="Times New Roman" w:cs="Times New Roman"/>
          <w:sz w:val="24"/>
          <w:szCs w:val="24"/>
          <w:lang w:val="pt-BR"/>
        </w:rPr>
      </w:pPr>
    </w:p>
    <w:p w14:paraId="65B846F1" w14:textId="5EA46BA0" w:rsidR="00232C9D" w:rsidRDefault="00232C9D" w:rsidP="006C049E">
      <w:pPr>
        <w:spacing w:before="0" w:after="0" w:line="360" w:lineRule="auto"/>
        <w:rPr>
          <w:rFonts w:ascii="Times New Roman" w:hAnsi="Times New Roman" w:cs="Times New Roman"/>
          <w:sz w:val="24"/>
          <w:szCs w:val="24"/>
        </w:rPr>
      </w:pPr>
      <w:r w:rsidRPr="00770FE0">
        <w:rPr>
          <w:rFonts w:ascii="Times New Roman" w:hAnsi="Times New Roman" w:cs="Times New Roman"/>
          <w:noProof/>
          <w:sz w:val="24"/>
          <w:szCs w:val="24"/>
        </w:rPr>
        <w:drawing>
          <wp:inline distT="0" distB="0" distL="0" distR="0" wp14:anchorId="65A44B36" wp14:editId="4D725B16">
            <wp:extent cx="5733415" cy="3318314"/>
            <wp:effectExtent l="0" t="0" r="635" b="0"/>
            <wp:docPr id="200848705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7052" name="Imagem 20084870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3318314"/>
                    </a:xfrm>
                    <a:prstGeom prst="rect">
                      <a:avLst/>
                    </a:prstGeom>
                  </pic:spPr>
                </pic:pic>
              </a:graphicData>
            </a:graphic>
          </wp:inline>
        </w:drawing>
      </w:r>
    </w:p>
    <w:p w14:paraId="3DA3FB79" w14:textId="66839B80" w:rsidR="006C049E" w:rsidRDefault="006C049E" w:rsidP="006C049E">
      <w:pPr>
        <w:spacing w:before="0" w:after="0" w:line="360" w:lineRule="auto"/>
        <w:rPr>
          <w:rFonts w:ascii="Times New Roman" w:hAnsi="Times New Roman" w:cs="Times New Roman"/>
          <w:sz w:val="24"/>
          <w:szCs w:val="24"/>
        </w:rPr>
      </w:pPr>
      <w:r>
        <w:rPr>
          <w:rFonts w:ascii="Times New Roman" w:hAnsi="Times New Roman" w:cs="Times New Roman"/>
          <w:b/>
          <w:sz w:val="24"/>
          <w:szCs w:val="24"/>
          <w:lang w:val="pt-BR"/>
        </w:rPr>
        <w:t>Fig.</w:t>
      </w:r>
      <w:r w:rsidRPr="006C049E">
        <w:rPr>
          <w:rFonts w:ascii="Times New Roman" w:hAnsi="Times New Roman" w:cs="Times New Roman"/>
          <w:b/>
          <w:sz w:val="24"/>
          <w:szCs w:val="24"/>
          <w:lang w:val="pt-BR"/>
        </w:rPr>
        <w:t xml:space="preserve"> 2</w:t>
      </w:r>
      <w:r>
        <w:rPr>
          <w:rFonts w:ascii="Times New Roman" w:hAnsi="Times New Roman" w:cs="Times New Roman"/>
          <w:b/>
          <w:sz w:val="24"/>
          <w:szCs w:val="24"/>
          <w:lang w:val="pt-BR"/>
        </w:rPr>
        <w:t>.</w:t>
      </w:r>
      <w:r w:rsidRPr="006C049E">
        <w:rPr>
          <w:rFonts w:ascii="Times New Roman" w:hAnsi="Times New Roman" w:cs="Times New Roman"/>
          <w:sz w:val="24"/>
          <w:szCs w:val="24"/>
          <w:lang w:val="pt-BR"/>
        </w:rPr>
        <w:t xml:space="preserve"> A. Santa Rita </w:t>
      </w:r>
      <w:proofErr w:type="spellStart"/>
      <w:r w:rsidRPr="006C049E">
        <w:rPr>
          <w:rFonts w:ascii="Times New Roman" w:hAnsi="Times New Roman" w:cs="Times New Roman"/>
          <w:sz w:val="24"/>
          <w:szCs w:val="24"/>
          <w:lang w:val="pt-BR"/>
        </w:rPr>
        <w:t>reef</w:t>
      </w:r>
      <w:proofErr w:type="spellEnd"/>
      <w:r w:rsidRPr="006C049E">
        <w:rPr>
          <w:rFonts w:ascii="Times New Roman" w:hAnsi="Times New Roman" w:cs="Times New Roman"/>
          <w:sz w:val="24"/>
          <w:szCs w:val="24"/>
          <w:lang w:val="pt-BR"/>
        </w:rPr>
        <w:t xml:space="preserve"> </w:t>
      </w:r>
      <w:proofErr w:type="spellStart"/>
      <w:r w:rsidRPr="006C049E">
        <w:rPr>
          <w:rFonts w:ascii="Times New Roman" w:hAnsi="Times New Roman" w:cs="Times New Roman"/>
          <w:sz w:val="24"/>
          <w:szCs w:val="24"/>
          <w:lang w:val="pt-BR"/>
        </w:rPr>
        <w:t>during</w:t>
      </w:r>
      <w:proofErr w:type="spellEnd"/>
      <w:r w:rsidRPr="006C049E">
        <w:rPr>
          <w:rFonts w:ascii="Times New Roman" w:hAnsi="Times New Roman" w:cs="Times New Roman"/>
          <w:sz w:val="24"/>
          <w:szCs w:val="24"/>
          <w:lang w:val="pt-BR"/>
        </w:rPr>
        <w:t xml:space="preserve"> </w:t>
      </w:r>
      <w:proofErr w:type="spellStart"/>
      <w:r w:rsidRPr="006C049E">
        <w:rPr>
          <w:rFonts w:ascii="Times New Roman" w:hAnsi="Times New Roman" w:cs="Times New Roman"/>
          <w:sz w:val="24"/>
          <w:szCs w:val="24"/>
          <w:lang w:val="pt-BR"/>
        </w:rPr>
        <w:t>low</w:t>
      </w:r>
      <w:proofErr w:type="spellEnd"/>
      <w:r w:rsidRPr="006C049E">
        <w:rPr>
          <w:rFonts w:ascii="Times New Roman" w:hAnsi="Times New Roman" w:cs="Times New Roman"/>
          <w:sz w:val="24"/>
          <w:szCs w:val="24"/>
          <w:lang w:val="pt-BR"/>
        </w:rPr>
        <w:t xml:space="preserve"> </w:t>
      </w:r>
      <w:proofErr w:type="spellStart"/>
      <w:r w:rsidRPr="006C049E">
        <w:rPr>
          <w:rFonts w:ascii="Times New Roman" w:hAnsi="Times New Roman" w:cs="Times New Roman"/>
          <w:sz w:val="24"/>
          <w:szCs w:val="24"/>
          <w:lang w:val="pt-BR"/>
        </w:rPr>
        <w:t>tide</w:t>
      </w:r>
      <w:proofErr w:type="spellEnd"/>
      <w:r w:rsidRPr="006C049E">
        <w:rPr>
          <w:rFonts w:ascii="Times New Roman" w:hAnsi="Times New Roman" w:cs="Times New Roman"/>
          <w:sz w:val="24"/>
          <w:szCs w:val="24"/>
          <w:lang w:val="pt-BR"/>
        </w:rPr>
        <w:t xml:space="preserve">, Rio Grande do Norte, </w:t>
      </w:r>
      <w:proofErr w:type="spellStart"/>
      <w:r w:rsidRPr="006C049E">
        <w:rPr>
          <w:rFonts w:ascii="Times New Roman" w:hAnsi="Times New Roman" w:cs="Times New Roman"/>
          <w:sz w:val="24"/>
          <w:szCs w:val="24"/>
          <w:lang w:val="pt-BR"/>
        </w:rPr>
        <w:t>Brazil</w:t>
      </w:r>
      <w:proofErr w:type="spellEnd"/>
      <w:r w:rsidRPr="006C049E">
        <w:rPr>
          <w:rFonts w:ascii="Times New Roman" w:hAnsi="Times New Roman" w:cs="Times New Roman"/>
          <w:sz w:val="24"/>
          <w:szCs w:val="24"/>
          <w:lang w:val="pt-BR"/>
        </w:rPr>
        <w:t xml:space="preserve">. </w:t>
      </w:r>
      <w:r w:rsidRPr="00770FE0">
        <w:rPr>
          <w:rFonts w:ascii="Times New Roman" w:hAnsi="Times New Roman" w:cs="Times New Roman"/>
          <w:sz w:val="24"/>
          <w:szCs w:val="24"/>
        </w:rPr>
        <w:t>B. The Brazilian reef octopus (Octopus insularis). C. The remains of the chiton (</w:t>
      </w:r>
      <w:proofErr w:type="spellStart"/>
      <w:r w:rsidRPr="00770FE0">
        <w:rPr>
          <w:rFonts w:ascii="Times New Roman" w:hAnsi="Times New Roman" w:cs="Times New Roman"/>
          <w:sz w:val="24"/>
          <w:szCs w:val="24"/>
        </w:rPr>
        <w:t>Ischnoplax</w:t>
      </w:r>
      <w:proofErr w:type="spellEnd"/>
      <w:r w:rsidRPr="00770FE0">
        <w:rPr>
          <w:rFonts w:ascii="Times New Roman" w:hAnsi="Times New Roman" w:cs="Times New Roman"/>
          <w:sz w:val="24"/>
          <w:szCs w:val="24"/>
        </w:rPr>
        <w:t xml:space="preserve"> pectinata) in ventral view, with traces of gills, foot tissue, and mantles. Dorsal view, showing the disarticulated cephalic valve is discarded the held together by the girdle. Image: R. Guidi</w:t>
      </w:r>
    </w:p>
    <w:p w14:paraId="0AE3AEE4" w14:textId="77777777" w:rsidR="006C049E" w:rsidRPr="00770FE0" w:rsidRDefault="006C049E" w:rsidP="006C049E">
      <w:pPr>
        <w:spacing w:before="0" w:after="0" w:line="360" w:lineRule="auto"/>
        <w:rPr>
          <w:rFonts w:ascii="Times New Roman" w:hAnsi="Times New Roman" w:cs="Times New Roman"/>
          <w:sz w:val="24"/>
          <w:szCs w:val="24"/>
        </w:rPr>
      </w:pPr>
    </w:p>
    <w:p w14:paraId="5D5310F2" w14:textId="77777777" w:rsidR="006C049E" w:rsidRPr="00770FE0" w:rsidRDefault="006C049E" w:rsidP="006C049E">
      <w:pPr>
        <w:spacing w:before="0" w:after="0" w:line="360" w:lineRule="auto"/>
        <w:rPr>
          <w:rFonts w:ascii="Times New Roman" w:hAnsi="Times New Roman" w:cs="Times New Roman"/>
          <w:sz w:val="24"/>
          <w:szCs w:val="24"/>
        </w:rPr>
      </w:pPr>
      <w:r w:rsidRPr="00770FE0">
        <w:rPr>
          <w:rFonts w:ascii="Times New Roman" w:hAnsi="Times New Roman" w:cs="Times New Roman"/>
          <w:b/>
          <w:sz w:val="24"/>
          <w:szCs w:val="24"/>
        </w:rPr>
        <w:lastRenderedPageBreak/>
        <w:t>Table 1:</w:t>
      </w:r>
      <w:r w:rsidRPr="00770FE0">
        <w:rPr>
          <w:rFonts w:ascii="Times New Roman" w:hAnsi="Times New Roman" w:cs="Times New Roman"/>
          <w:sz w:val="24"/>
          <w:szCs w:val="24"/>
        </w:rPr>
        <w:t xml:space="preserve"> Studies reporting chiton predators. The scientific names were used according to the currently accepted nomenclature in </w:t>
      </w:r>
      <w:proofErr w:type="spellStart"/>
      <w:r w:rsidRPr="00770FE0">
        <w:rPr>
          <w:rFonts w:ascii="Times New Roman" w:hAnsi="Times New Roman" w:cs="Times New Roman"/>
          <w:sz w:val="24"/>
          <w:szCs w:val="24"/>
        </w:rPr>
        <w:t>WoRMS</w:t>
      </w:r>
      <w:proofErr w:type="spellEnd"/>
      <w:r w:rsidRPr="00770FE0">
        <w:rPr>
          <w:rFonts w:ascii="Times New Roman" w:hAnsi="Times New Roman" w:cs="Times New Roman"/>
          <w:sz w:val="24"/>
          <w:szCs w:val="24"/>
        </w:rPr>
        <w:t>. In table footnote, boulder chitons and their respective studies.</w:t>
      </w:r>
    </w:p>
    <w:tbl>
      <w:tblPr>
        <w:tblW w:w="9955" w:type="dxa"/>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70" w:type="dxa"/>
          <w:right w:w="70" w:type="dxa"/>
        </w:tblCellMar>
        <w:tblLook w:val="04A0" w:firstRow="1" w:lastRow="0" w:firstColumn="1" w:lastColumn="0" w:noHBand="0" w:noVBand="1"/>
      </w:tblPr>
      <w:tblGrid>
        <w:gridCol w:w="2268"/>
        <w:gridCol w:w="2495"/>
        <w:gridCol w:w="2568"/>
        <w:gridCol w:w="2624"/>
      </w:tblGrid>
      <w:tr w:rsidR="00232C9D" w:rsidRPr="00770FE0" w14:paraId="2BFB5F48" w14:textId="77777777" w:rsidTr="00AC6B2F">
        <w:trPr>
          <w:trHeight w:val="528"/>
        </w:trPr>
        <w:tc>
          <w:tcPr>
            <w:tcW w:w="2268" w:type="dxa"/>
            <w:tcBorders>
              <w:top w:val="single" w:sz="12" w:space="0" w:color="auto"/>
              <w:left w:val="nil"/>
              <w:bottom w:val="single" w:sz="8" w:space="0" w:color="auto"/>
              <w:right w:val="nil"/>
            </w:tcBorders>
            <w:shd w:val="clear" w:color="000000" w:fill="FFFFFF"/>
            <w:noWrap/>
            <w:vAlign w:val="center"/>
            <w:hideMark/>
          </w:tcPr>
          <w:p w14:paraId="7430A259" w14:textId="77777777" w:rsidR="00232C9D" w:rsidRPr="00770FE0" w:rsidRDefault="00232C9D" w:rsidP="00AC6B2F">
            <w:pPr>
              <w:spacing w:line="240" w:lineRule="auto"/>
              <w:jc w:val="center"/>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Predators</w:t>
            </w:r>
          </w:p>
        </w:tc>
        <w:tc>
          <w:tcPr>
            <w:tcW w:w="2495" w:type="dxa"/>
            <w:tcBorders>
              <w:top w:val="single" w:sz="12" w:space="0" w:color="auto"/>
              <w:left w:val="nil"/>
              <w:bottom w:val="single" w:sz="8" w:space="0" w:color="auto"/>
              <w:right w:val="nil"/>
            </w:tcBorders>
            <w:shd w:val="clear" w:color="000000" w:fill="FFFFFF"/>
            <w:noWrap/>
            <w:vAlign w:val="center"/>
            <w:hideMark/>
          </w:tcPr>
          <w:p w14:paraId="08D11890" w14:textId="77777777" w:rsidR="00232C9D" w:rsidRPr="00770FE0" w:rsidRDefault="00232C9D" w:rsidP="00AC6B2F">
            <w:pPr>
              <w:spacing w:line="240" w:lineRule="auto"/>
              <w:jc w:val="center"/>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Chitons</w:t>
            </w:r>
          </w:p>
        </w:tc>
        <w:tc>
          <w:tcPr>
            <w:tcW w:w="2568" w:type="dxa"/>
            <w:tcBorders>
              <w:top w:val="single" w:sz="12" w:space="0" w:color="auto"/>
              <w:left w:val="nil"/>
              <w:bottom w:val="single" w:sz="8" w:space="0" w:color="auto"/>
              <w:right w:val="nil"/>
            </w:tcBorders>
            <w:shd w:val="clear" w:color="000000" w:fill="FFFFFF"/>
            <w:noWrap/>
            <w:vAlign w:val="center"/>
            <w:hideMark/>
          </w:tcPr>
          <w:p w14:paraId="58A7F2E6" w14:textId="77777777" w:rsidR="00232C9D" w:rsidRPr="00770FE0" w:rsidRDefault="00232C9D" w:rsidP="00AC6B2F">
            <w:pPr>
              <w:spacing w:line="240" w:lineRule="auto"/>
              <w:jc w:val="center"/>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Method</w:t>
            </w:r>
          </w:p>
        </w:tc>
        <w:tc>
          <w:tcPr>
            <w:tcW w:w="2624" w:type="dxa"/>
            <w:tcBorders>
              <w:top w:val="single" w:sz="12" w:space="0" w:color="auto"/>
              <w:left w:val="nil"/>
              <w:bottom w:val="single" w:sz="8" w:space="0" w:color="auto"/>
              <w:right w:val="nil"/>
            </w:tcBorders>
            <w:shd w:val="clear" w:color="000000" w:fill="FFFFFF"/>
            <w:noWrap/>
            <w:vAlign w:val="center"/>
            <w:hideMark/>
          </w:tcPr>
          <w:p w14:paraId="3E1E504D" w14:textId="77777777" w:rsidR="00232C9D" w:rsidRPr="00770FE0" w:rsidRDefault="00232C9D" w:rsidP="00AC6B2F">
            <w:pPr>
              <w:spacing w:line="240" w:lineRule="auto"/>
              <w:jc w:val="center"/>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Reference</w:t>
            </w:r>
          </w:p>
        </w:tc>
      </w:tr>
      <w:tr w:rsidR="00232C9D" w:rsidRPr="00770FE0" w14:paraId="48250FF2" w14:textId="77777777" w:rsidTr="00AC6B2F">
        <w:trPr>
          <w:trHeight w:val="288"/>
        </w:trPr>
        <w:tc>
          <w:tcPr>
            <w:tcW w:w="2268" w:type="dxa"/>
            <w:tcBorders>
              <w:top w:val="single" w:sz="8" w:space="0" w:color="auto"/>
              <w:left w:val="nil"/>
              <w:bottom w:val="nil"/>
              <w:right w:val="nil"/>
            </w:tcBorders>
            <w:shd w:val="clear" w:color="000000" w:fill="FFFFFF"/>
            <w:noWrap/>
            <w:vAlign w:val="bottom"/>
            <w:hideMark/>
          </w:tcPr>
          <w:p w14:paraId="658327AB"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Snails</w:t>
            </w:r>
          </w:p>
        </w:tc>
        <w:tc>
          <w:tcPr>
            <w:tcW w:w="2495" w:type="dxa"/>
            <w:tcBorders>
              <w:top w:val="single" w:sz="8" w:space="0" w:color="auto"/>
              <w:left w:val="nil"/>
              <w:bottom w:val="nil"/>
              <w:right w:val="nil"/>
            </w:tcBorders>
            <w:shd w:val="clear" w:color="000000" w:fill="FFFFFF"/>
            <w:noWrap/>
            <w:vAlign w:val="bottom"/>
            <w:hideMark/>
          </w:tcPr>
          <w:p w14:paraId="7395B524" w14:textId="77777777" w:rsidR="00232C9D" w:rsidRPr="00770FE0" w:rsidRDefault="00232C9D" w:rsidP="00AC6B2F">
            <w:pPr>
              <w:spacing w:line="240" w:lineRule="auto"/>
              <w:jc w:val="right"/>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568" w:type="dxa"/>
            <w:tcBorders>
              <w:top w:val="single" w:sz="8" w:space="0" w:color="auto"/>
              <w:left w:val="nil"/>
              <w:bottom w:val="nil"/>
              <w:right w:val="nil"/>
            </w:tcBorders>
            <w:shd w:val="clear" w:color="000000" w:fill="FFFFFF"/>
            <w:noWrap/>
            <w:vAlign w:val="bottom"/>
            <w:hideMark/>
          </w:tcPr>
          <w:p w14:paraId="5153271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624" w:type="dxa"/>
            <w:tcBorders>
              <w:top w:val="single" w:sz="8" w:space="0" w:color="auto"/>
              <w:left w:val="nil"/>
              <w:bottom w:val="nil"/>
              <w:right w:val="nil"/>
            </w:tcBorders>
            <w:shd w:val="clear" w:color="000000" w:fill="FFFFFF"/>
            <w:noWrap/>
            <w:vAlign w:val="bottom"/>
            <w:hideMark/>
          </w:tcPr>
          <w:p w14:paraId="7E10088D"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
        </w:tc>
      </w:tr>
      <w:tr w:rsidR="00232C9D" w:rsidRPr="00770FE0" w14:paraId="17AD0663" w14:textId="77777777" w:rsidTr="00AC6B2F">
        <w:trPr>
          <w:trHeight w:val="288"/>
        </w:trPr>
        <w:tc>
          <w:tcPr>
            <w:tcW w:w="2268" w:type="dxa"/>
            <w:tcBorders>
              <w:top w:val="nil"/>
              <w:left w:val="nil"/>
              <w:bottom w:val="nil"/>
              <w:right w:val="nil"/>
            </w:tcBorders>
            <w:shd w:val="clear" w:color="000000" w:fill="FFFFFF"/>
            <w:noWrap/>
            <w:vAlign w:val="bottom"/>
            <w:hideMark/>
          </w:tcPr>
          <w:p w14:paraId="50E1812B"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Amplidrupa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clathrata</w:t>
            </w:r>
            <w:proofErr w:type="spellEnd"/>
          </w:p>
        </w:tc>
        <w:tc>
          <w:tcPr>
            <w:tcW w:w="2495" w:type="dxa"/>
            <w:tcBorders>
              <w:top w:val="nil"/>
              <w:left w:val="nil"/>
              <w:bottom w:val="nil"/>
              <w:right w:val="nil"/>
            </w:tcBorders>
            <w:shd w:val="clear" w:color="000000" w:fill="FFFFFF"/>
            <w:noWrap/>
            <w:vAlign w:val="bottom"/>
            <w:hideMark/>
          </w:tcPr>
          <w:p w14:paraId="762528AF"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0A96A82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50BDAD4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Taylor (1983)</w:t>
            </w:r>
          </w:p>
        </w:tc>
      </w:tr>
      <w:tr w:rsidR="00232C9D" w:rsidRPr="00770FE0" w14:paraId="34BE382F" w14:textId="77777777" w:rsidTr="00AC6B2F">
        <w:trPr>
          <w:trHeight w:val="288"/>
        </w:trPr>
        <w:tc>
          <w:tcPr>
            <w:tcW w:w="2268" w:type="dxa"/>
            <w:tcBorders>
              <w:top w:val="nil"/>
              <w:left w:val="nil"/>
              <w:bottom w:val="nil"/>
              <w:right w:val="nil"/>
            </w:tcBorders>
            <w:shd w:val="clear" w:color="000000" w:fill="FFFFFF"/>
            <w:noWrap/>
            <w:vAlign w:val="bottom"/>
            <w:hideMark/>
          </w:tcPr>
          <w:p w14:paraId="63DAC10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Drupa </w:t>
            </w:r>
            <w:proofErr w:type="spellStart"/>
            <w:r w:rsidRPr="00770FE0">
              <w:rPr>
                <w:rFonts w:ascii="Times New Roman" w:eastAsia="Times New Roman" w:hAnsi="Times New Roman" w:cs="Times New Roman"/>
                <w:i/>
                <w:iCs/>
                <w:color w:val="000000"/>
                <w:sz w:val="24"/>
                <w:szCs w:val="24"/>
              </w:rPr>
              <w:t>morum</w:t>
            </w:r>
            <w:proofErr w:type="spellEnd"/>
          </w:p>
        </w:tc>
        <w:tc>
          <w:tcPr>
            <w:tcW w:w="2495" w:type="dxa"/>
            <w:tcBorders>
              <w:top w:val="nil"/>
              <w:left w:val="nil"/>
              <w:bottom w:val="nil"/>
              <w:right w:val="nil"/>
            </w:tcBorders>
            <w:shd w:val="clear" w:color="000000" w:fill="FFFFFF"/>
            <w:noWrap/>
            <w:vAlign w:val="bottom"/>
            <w:hideMark/>
          </w:tcPr>
          <w:p w14:paraId="5A2C2B2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6B80F39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4D0E32C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Taylor (1983)</w:t>
            </w:r>
          </w:p>
        </w:tc>
      </w:tr>
      <w:tr w:rsidR="00232C9D" w:rsidRPr="00770FE0" w14:paraId="5C0F49E2" w14:textId="77777777" w:rsidTr="00AC6B2F">
        <w:trPr>
          <w:trHeight w:val="288"/>
        </w:trPr>
        <w:tc>
          <w:tcPr>
            <w:tcW w:w="2268" w:type="dxa"/>
            <w:tcBorders>
              <w:top w:val="nil"/>
              <w:left w:val="nil"/>
              <w:bottom w:val="nil"/>
              <w:right w:val="nil"/>
            </w:tcBorders>
            <w:shd w:val="clear" w:color="000000" w:fill="FFFFFF"/>
            <w:noWrap/>
            <w:vAlign w:val="bottom"/>
            <w:hideMark/>
          </w:tcPr>
          <w:p w14:paraId="007E38A6"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Lirabuccinum</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dirum</w:t>
            </w:r>
            <w:proofErr w:type="spellEnd"/>
          </w:p>
        </w:tc>
        <w:tc>
          <w:tcPr>
            <w:tcW w:w="2495" w:type="dxa"/>
            <w:tcBorders>
              <w:top w:val="nil"/>
              <w:left w:val="nil"/>
              <w:bottom w:val="nil"/>
              <w:right w:val="nil"/>
            </w:tcBorders>
            <w:shd w:val="clear" w:color="000000" w:fill="FFFFFF"/>
            <w:noWrap/>
            <w:vAlign w:val="bottom"/>
            <w:hideMark/>
          </w:tcPr>
          <w:p w14:paraId="054FD60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Katharina </w:t>
            </w:r>
            <w:proofErr w:type="spellStart"/>
            <w:r w:rsidRPr="00770FE0">
              <w:rPr>
                <w:rFonts w:ascii="Times New Roman" w:eastAsia="Times New Roman" w:hAnsi="Times New Roman" w:cs="Times New Roman"/>
                <w:i/>
                <w:iCs/>
                <w:color w:val="000000"/>
                <w:sz w:val="24"/>
                <w:szCs w:val="24"/>
              </w:rPr>
              <w:t>tunicata</w:t>
            </w:r>
            <w:proofErr w:type="spellEnd"/>
          </w:p>
        </w:tc>
        <w:tc>
          <w:tcPr>
            <w:tcW w:w="2568" w:type="dxa"/>
            <w:tcBorders>
              <w:top w:val="nil"/>
              <w:left w:val="nil"/>
              <w:bottom w:val="nil"/>
              <w:right w:val="nil"/>
            </w:tcBorders>
            <w:shd w:val="clear" w:color="000000" w:fill="FFFFFF"/>
            <w:noWrap/>
            <w:vAlign w:val="bottom"/>
            <w:hideMark/>
          </w:tcPr>
          <w:p w14:paraId="62D38ED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691B6C1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Louda</w:t>
            </w:r>
            <w:proofErr w:type="spellEnd"/>
            <w:r w:rsidRPr="00770FE0">
              <w:rPr>
                <w:rFonts w:ascii="Times New Roman" w:eastAsia="Times New Roman" w:hAnsi="Times New Roman" w:cs="Times New Roman"/>
                <w:color w:val="000000"/>
                <w:sz w:val="24"/>
                <w:szCs w:val="24"/>
              </w:rPr>
              <w:t xml:space="preserve"> (1979)</w:t>
            </w:r>
          </w:p>
        </w:tc>
      </w:tr>
      <w:tr w:rsidR="00232C9D" w:rsidRPr="00770FE0" w14:paraId="176D3C51" w14:textId="77777777" w:rsidTr="00AC6B2F">
        <w:trPr>
          <w:trHeight w:val="288"/>
        </w:trPr>
        <w:tc>
          <w:tcPr>
            <w:tcW w:w="2268" w:type="dxa"/>
            <w:tcBorders>
              <w:top w:val="nil"/>
              <w:left w:val="nil"/>
              <w:bottom w:val="nil"/>
              <w:right w:val="nil"/>
            </w:tcBorders>
            <w:shd w:val="clear" w:color="000000" w:fill="FFFFFF"/>
            <w:noWrap/>
            <w:vAlign w:val="bottom"/>
            <w:hideMark/>
          </w:tcPr>
          <w:p w14:paraId="51924987"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741BA57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Tonicella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lineata</w:t>
            </w:r>
            <w:proofErr w:type="spellEnd"/>
          </w:p>
        </w:tc>
        <w:tc>
          <w:tcPr>
            <w:tcW w:w="2568" w:type="dxa"/>
            <w:tcBorders>
              <w:top w:val="nil"/>
              <w:left w:val="nil"/>
              <w:bottom w:val="nil"/>
              <w:right w:val="nil"/>
            </w:tcBorders>
            <w:shd w:val="clear" w:color="000000" w:fill="FFFFFF"/>
            <w:noWrap/>
            <w:vAlign w:val="bottom"/>
            <w:hideMark/>
          </w:tcPr>
          <w:p w14:paraId="63A8D0B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5E5C5672"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Louda</w:t>
            </w:r>
            <w:proofErr w:type="spellEnd"/>
            <w:r w:rsidRPr="00770FE0">
              <w:rPr>
                <w:rFonts w:ascii="Times New Roman" w:eastAsia="Times New Roman" w:hAnsi="Times New Roman" w:cs="Times New Roman"/>
                <w:color w:val="000000"/>
                <w:sz w:val="24"/>
                <w:szCs w:val="24"/>
              </w:rPr>
              <w:t xml:space="preserve"> (1979)</w:t>
            </w:r>
          </w:p>
        </w:tc>
      </w:tr>
      <w:tr w:rsidR="00232C9D" w:rsidRPr="00770FE0" w14:paraId="5625FE3F" w14:textId="77777777" w:rsidTr="00AC6B2F">
        <w:trPr>
          <w:trHeight w:val="288"/>
        </w:trPr>
        <w:tc>
          <w:tcPr>
            <w:tcW w:w="2268" w:type="dxa"/>
            <w:tcBorders>
              <w:top w:val="nil"/>
              <w:left w:val="nil"/>
              <w:bottom w:val="nil"/>
              <w:right w:val="nil"/>
            </w:tcBorders>
            <w:shd w:val="clear" w:color="000000" w:fill="FFFFFF"/>
            <w:noWrap/>
            <w:vAlign w:val="bottom"/>
            <w:hideMark/>
          </w:tcPr>
          <w:p w14:paraId="54AFAE4A"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Sistrum </w:t>
            </w:r>
            <w:proofErr w:type="spellStart"/>
            <w:r w:rsidRPr="00770FE0">
              <w:rPr>
                <w:rFonts w:ascii="Times New Roman" w:eastAsia="Times New Roman" w:hAnsi="Times New Roman" w:cs="Times New Roman"/>
                <w:i/>
                <w:iCs/>
                <w:color w:val="000000"/>
                <w:sz w:val="24"/>
                <w:szCs w:val="24"/>
              </w:rPr>
              <w:t>ricinus</w:t>
            </w:r>
            <w:proofErr w:type="spellEnd"/>
          </w:p>
        </w:tc>
        <w:tc>
          <w:tcPr>
            <w:tcW w:w="2495" w:type="dxa"/>
            <w:tcBorders>
              <w:top w:val="nil"/>
              <w:left w:val="nil"/>
              <w:bottom w:val="nil"/>
              <w:right w:val="nil"/>
            </w:tcBorders>
            <w:shd w:val="clear" w:color="000000" w:fill="FFFFFF"/>
            <w:noWrap/>
            <w:vAlign w:val="bottom"/>
            <w:hideMark/>
          </w:tcPr>
          <w:p w14:paraId="72BE35E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0627DEA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42948102"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Taylor (1983)</w:t>
            </w:r>
          </w:p>
        </w:tc>
      </w:tr>
      <w:tr w:rsidR="00232C9D" w:rsidRPr="00770FE0" w14:paraId="32600FC2" w14:textId="77777777" w:rsidTr="00AC6B2F">
        <w:trPr>
          <w:trHeight w:val="288"/>
        </w:trPr>
        <w:tc>
          <w:tcPr>
            <w:tcW w:w="2268" w:type="dxa"/>
            <w:tcBorders>
              <w:top w:val="nil"/>
              <w:left w:val="nil"/>
              <w:bottom w:val="nil"/>
              <w:right w:val="nil"/>
            </w:tcBorders>
            <w:shd w:val="clear" w:color="000000" w:fill="FFFFFF"/>
            <w:noWrap/>
            <w:vAlign w:val="bottom"/>
            <w:hideMark/>
          </w:tcPr>
          <w:p w14:paraId="0A978C89"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Octopuses</w:t>
            </w:r>
          </w:p>
        </w:tc>
        <w:tc>
          <w:tcPr>
            <w:tcW w:w="2495" w:type="dxa"/>
            <w:tcBorders>
              <w:top w:val="nil"/>
              <w:left w:val="nil"/>
              <w:bottom w:val="nil"/>
              <w:right w:val="nil"/>
            </w:tcBorders>
            <w:shd w:val="clear" w:color="000000" w:fill="FFFFFF"/>
            <w:noWrap/>
            <w:vAlign w:val="bottom"/>
            <w:hideMark/>
          </w:tcPr>
          <w:p w14:paraId="72F7087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568" w:type="dxa"/>
            <w:tcBorders>
              <w:top w:val="nil"/>
              <w:left w:val="nil"/>
              <w:bottom w:val="nil"/>
              <w:right w:val="nil"/>
            </w:tcBorders>
            <w:shd w:val="clear" w:color="000000" w:fill="FFFFFF"/>
            <w:noWrap/>
            <w:vAlign w:val="bottom"/>
            <w:hideMark/>
          </w:tcPr>
          <w:p w14:paraId="0A0D570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624" w:type="dxa"/>
            <w:tcBorders>
              <w:top w:val="nil"/>
              <w:left w:val="nil"/>
              <w:bottom w:val="nil"/>
              <w:right w:val="nil"/>
            </w:tcBorders>
            <w:shd w:val="clear" w:color="000000" w:fill="FFFFFF"/>
            <w:noWrap/>
            <w:vAlign w:val="bottom"/>
            <w:hideMark/>
          </w:tcPr>
          <w:p w14:paraId="3CD0D3F4"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
        </w:tc>
      </w:tr>
      <w:tr w:rsidR="00232C9D" w:rsidRPr="00770FE0" w14:paraId="288C7508" w14:textId="77777777" w:rsidTr="00AC6B2F">
        <w:trPr>
          <w:trHeight w:val="288"/>
        </w:trPr>
        <w:tc>
          <w:tcPr>
            <w:tcW w:w="2268" w:type="dxa"/>
            <w:tcBorders>
              <w:top w:val="nil"/>
              <w:left w:val="nil"/>
              <w:bottom w:val="nil"/>
              <w:right w:val="nil"/>
            </w:tcBorders>
            <w:shd w:val="clear" w:color="000000" w:fill="FFFFFF"/>
            <w:noWrap/>
            <w:vAlign w:val="bottom"/>
            <w:hideMark/>
          </w:tcPr>
          <w:p w14:paraId="2A49505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Octopus sp.</w:t>
            </w:r>
          </w:p>
        </w:tc>
        <w:tc>
          <w:tcPr>
            <w:tcW w:w="2495" w:type="dxa"/>
            <w:tcBorders>
              <w:top w:val="nil"/>
              <w:left w:val="nil"/>
              <w:bottom w:val="nil"/>
              <w:right w:val="nil"/>
            </w:tcBorders>
            <w:shd w:val="clear" w:color="000000" w:fill="FFFFFF"/>
            <w:noWrap/>
            <w:vAlign w:val="bottom"/>
            <w:hideMark/>
          </w:tcPr>
          <w:p w14:paraId="599B91F6"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Achantopleura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granulata</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403B765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624" w:type="dxa"/>
            <w:tcBorders>
              <w:top w:val="nil"/>
              <w:left w:val="nil"/>
              <w:bottom w:val="nil"/>
              <w:right w:val="nil"/>
            </w:tcBorders>
            <w:shd w:val="clear" w:color="000000" w:fill="FFFFFF"/>
            <w:noWrap/>
            <w:vAlign w:val="bottom"/>
            <w:hideMark/>
          </w:tcPr>
          <w:p w14:paraId="4437B7A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Wodinsky</w:t>
            </w:r>
            <w:proofErr w:type="spellEnd"/>
            <w:r w:rsidRPr="00770FE0">
              <w:rPr>
                <w:rFonts w:ascii="Times New Roman" w:eastAsia="Times New Roman" w:hAnsi="Times New Roman" w:cs="Times New Roman"/>
                <w:color w:val="000000"/>
                <w:sz w:val="24"/>
                <w:szCs w:val="24"/>
              </w:rPr>
              <w:t xml:space="preserve"> (1969)</w:t>
            </w:r>
          </w:p>
        </w:tc>
      </w:tr>
      <w:tr w:rsidR="00232C9D" w:rsidRPr="00770FE0" w14:paraId="7F0D3837" w14:textId="77777777" w:rsidTr="00AC6B2F">
        <w:trPr>
          <w:trHeight w:val="288"/>
        </w:trPr>
        <w:tc>
          <w:tcPr>
            <w:tcW w:w="2268" w:type="dxa"/>
            <w:tcBorders>
              <w:top w:val="nil"/>
              <w:left w:val="nil"/>
              <w:bottom w:val="nil"/>
              <w:right w:val="nil"/>
            </w:tcBorders>
            <w:shd w:val="clear" w:color="000000" w:fill="FFFFFF"/>
            <w:noWrap/>
            <w:vAlign w:val="bottom"/>
            <w:hideMark/>
          </w:tcPr>
          <w:p w14:paraId="2F7269B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534E0843"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Stenoplax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conspicua</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739FE56D"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624" w:type="dxa"/>
            <w:tcBorders>
              <w:top w:val="nil"/>
              <w:left w:val="nil"/>
              <w:bottom w:val="nil"/>
              <w:right w:val="nil"/>
            </w:tcBorders>
            <w:shd w:val="clear" w:color="000000" w:fill="FFFFFF"/>
            <w:noWrap/>
            <w:vAlign w:val="bottom"/>
            <w:hideMark/>
          </w:tcPr>
          <w:p w14:paraId="583186CC"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Wodinsky</w:t>
            </w:r>
            <w:proofErr w:type="spellEnd"/>
            <w:r w:rsidRPr="00770FE0">
              <w:rPr>
                <w:rFonts w:ascii="Times New Roman" w:eastAsia="Times New Roman" w:hAnsi="Times New Roman" w:cs="Times New Roman"/>
                <w:color w:val="000000"/>
                <w:sz w:val="24"/>
                <w:szCs w:val="24"/>
              </w:rPr>
              <w:t xml:space="preserve"> (1969)</w:t>
            </w:r>
          </w:p>
        </w:tc>
      </w:tr>
      <w:tr w:rsidR="00232C9D" w:rsidRPr="00770FE0" w14:paraId="39AFA594" w14:textId="77777777" w:rsidTr="00AC6B2F">
        <w:trPr>
          <w:trHeight w:val="288"/>
        </w:trPr>
        <w:tc>
          <w:tcPr>
            <w:tcW w:w="2268" w:type="dxa"/>
            <w:tcBorders>
              <w:top w:val="nil"/>
              <w:left w:val="nil"/>
              <w:bottom w:val="nil"/>
              <w:right w:val="nil"/>
            </w:tcBorders>
            <w:shd w:val="clear" w:color="000000" w:fill="FFFFFF"/>
            <w:noWrap/>
            <w:vAlign w:val="center"/>
            <w:hideMark/>
          </w:tcPr>
          <w:p w14:paraId="39329CB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O. </w:t>
            </w:r>
            <w:proofErr w:type="spellStart"/>
            <w:r w:rsidRPr="00770FE0">
              <w:rPr>
                <w:rFonts w:ascii="Times New Roman" w:eastAsia="Times New Roman" w:hAnsi="Times New Roman" w:cs="Times New Roman"/>
                <w:i/>
                <w:iCs/>
                <w:color w:val="000000"/>
                <w:sz w:val="24"/>
                <w:szCs w:val="24"/>
              </w:rPr>
              <w:t>bimaculatus</w:t>
            </w:r>
            <w:proofErr w:type="spellEnd"/>
          </w:p>
        </w:tc>
        <w:tc>
          <w:tcPr>
            <w:tcW w:w="2495" w:type="dxa"/>
            <w:tcBorders>
              <w:top w:val="nil"/>
              <w:left w:val="nil"/>
              <w:bottom w:val="nil"/>
              <w:right w:val="nil"/>
            </w:tcBorders>
            <w:shd w:val="clear" w:color="000000" w:fill="FFFFFF"/>
            <w:noWrap/>
            <w:vAlign w:val="center"/>
            <w:hideMark/>
          </w:tcPr>
          <w:p w14:paraId="65B26FA5" w14:textId="77777777" w:rsidR="00232C9D" w:rsidRPr="00770FE0" w:rsidRDefault="00232C9D" w:rsidP="00AC6B2F">
            <w:pPr>
              <w:spacing w:line="240" w:lineRule="auto"/>
              <w:jc w:val="center"/>
              <w:rPr>
                <w:rFonts w:ascii="Times New Roman" w:eastAsia="Times New Roman" w:hAnsi="Times New Roman" w:cs="Times New Roman"/>
                <w:i/>
                <w:iCs/>
                <w:sz w:val="24"/>
                <w:szCs w:val="24"/>
              </w:rPr>
            </w:pPr>
            <w:r w:rsidRPr="00770FE0">
              <w:rPr>
                <w:rFonts w:ascii="Times New Roman" w:eastAsia="Times New Roman" w:hAnsi="Times New Roman" w:cs="Times New Roman"/>
                <w:i/>
                <w:iCs/>
                <w:sz w:val="24"/>
                <w:szCs w:val="24"/>
              </w:rPr>
              <w:t xml:space="preserve">S. </w:t>
            </w:r>
            <w:proofErr w:type="spellStart"/>
            <w:r w:rsidRPr="00770FE0">
              <w:rPr>
                <w:rFonts w:ascii="Times New Roman" w:eastAsia="Times New Roman" w:hAnsi="Times New Roman" w:cs="Times New Roman"/>
                <w:i/>
                <w:iCs/>
                <w:sz w:val="24"/>
                <w:szCs w:val="24"/>
              </w:rPr>
              <w:t>conspicua</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0971E70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 Prey remains</w:t>
            </w:r>
          </w:p>
        </w:tc>
        <w:tc>
          <w:tcPr>
            <w:tcW w:w="2624" w:type="dxa"/>
            <w:tcBorders>
              <w:top w:val="nil"/>
              <w:left w:val="nil"/>
              <w:bottom w:val="nil"/>
              <w:right w:val="nil"/>
            </w:tcBorders>
            <w:shd w:val="clear" w:color="000000" w:fill="FFFFFF"/>
            <w:noWrap/>
            <w:vAlign w:val="bottom"/>
            <w:hideMark/>
          </w:tcPr>
          <w:p w14:paraId="71B7F7F0"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Pilson &amp; Taylor (1961); Ambrose (1984)</w:t>
            </w:r>
          </w:p>
        </w:tc>
      </w:tr>
      <w:tr w:rsidR="00232C9D" w:rsidRPr="00770FE0" w14:paraId="13AEDA96" w14:textId="77777777" w:rsidTr="00AC6B2F">
        <w:trPr>
          <w:trHeight w:val="288"/>
        </w:trPr>
        <w:tc>
          <w:tcPr>
            <w:tcW w:w="2268" w:type="dxa"/>
            <w:tcBorders>
              <w:top w:val="nil"/>
              <w:left w:val="nil"/>
              <w:bottom w:val="nil"/>
              <w:right w:val="nil"/>
            </w:tcBorders>
            <w:shd w:val="clear" w:color="000000" w:fill="FFFFFF"/>
            <w:noWrap/>
            <w:vAlign w:val="bottom"/>
            <w:hideMark/>
          </w:tcPr>
          <w:p w14:paraId="226FEE1E"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3B0EB616"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Callistochiton</w:t>
            </w:r>
            <w:proofErr w:type="spellEnd"/>
            <w:r w:rsidRPr="00770FE0">
              <w:rPr>
                <w:rFonts w:ascii="Times New Roman" w:eastAsia="Times New Roman" w:hAnsi="Times New Roman" w:cs="Times New Roman"/>
                <w:i/>
                <w:iCs/>
                <w:color w:val="000000"/>
                <w:sz w:val="24"/>
                <w:szCs w:val="24"/>
              </w:rPr>
              <w:t xml:space="preserve"> </w:t>
            </w:r>
            <w:r w:rsidRPr="00770FE0">
              <w:rPr>
                <w:rFonts w:ascii="Times New Roman" w:eastAsia="Times New Roman" w:hAnsi="Times New Roman" w:cs="Times New Roman"/>
                <w:color w:val="000000"/>
                <w:sz w:val="24"/>
                <w:szCs w:val="24"/>
              </w:rPr>
              <w:t>sp.</w:t>
            </w:r>
          </w:p>
        </w:tc>
        <w:tc>
          <w:tcPr>
            <w:tcW w:w="2568" w:type="dxa"/>
            <w:tcBorders>
              <w:top w:val="nil"/>
              <w:left w:val="nil"/>
              <w:bottom w:val="nil"/>
              <w:right w:val="nil"/>
            </w:tcBorders>
            <w:shd w:val="clear" w:color="000000" w:fill="FFFFFF"/>
            <w:noWrap/>
            <w:vAlign w:val="bottom"/>
            <w:hideMark/>
          </w:tcPr>
          <w:p w14:paraId="3E6C44E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Prey remains</w:t>
            </w:r>
          </w:p>
        </w:tc>
        <w:tc>
          <w:tcPr>
            <w:tcW w:w="2624" w:type="dxa"/>
            <w:tcBorders>
              <w:top w:val="nil"/>
              <w:left w:val="nil"/>
              <w:bottom w:val="nil"/>
              <w:right w:val="nil"/>
            </w:tcBorders>
            <w:shd w:val="clear" w:color="000000" w:fill="FFFFFF"/>
            <w:noWrap/>
            <w:vAlign w:val="bottom"/>
            <w:hideMark/>
          </w:tcPr>
          <w:p w14:paraId="5A9B523D"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Ambrose (1984)</w:t>
            </w:r>
          </w:p>
        </w:tc>
      </w:tr>
      <w:tr w:rsidR="00232C9D" w:rsidRPr="00770FE0" w14:paraId="041BEDCE" w14:textId="77777777" w:rsidTr="00AC6B2F">
        <w:trPr>
          <w:trHeight w:val="288"/>
        </w:trPr>
        <w:tc>
          <w:tcPr>
            <w:tcW w:w="2268" w:type="dxa"/>
            <w:tcBorders>
              <w:top w:val="nil"/>
              <w:left w:val="nil"/>
              <w:bottom w:val="nil"/>
              <w:right w:val="nil"/>
            </w:tcBorders>
            <w:shd w:val="clear" w:color="000000" w:fill="FFFFFF"/>
            <w:noWrap/>
            <w:vAlign w:val="bottom"/>
            <w:hideMark/>
          </w:tcPr>
          <w:p w14:paraId="3604599A"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O. </w:t>
            </w:r>
            <w:proofErr w:type="spellStart"/>
            <w:r w:rsidRPr="00770FE0">
              <w:rPr>
                <w:rFonts w:ascii="Times New Roman" w:eastAsia="Times New Roman" w:hAnsi="Times New Roman" w:cs="Times New Roman"/>
                <w:i/>
                <w:iCs/>
                <w:color w:val="000000"/>
                <w:sz w:val="24"/>
                <w:szCs w:val="24"/>
              </w:rPr>
              <w:t>bimaculoides</w:t>
            </w:r>
            <w:proofErr w:type="spellEnd"/>
          </w:p>
        </w:tc>
        <w:tc>
          <w:tcPr>
            <w:tcW w:w="2495" w:type="dxa"/>
            <w:tcBorders>
              <w:top w:val="nil"/>
              <w:left w:val="nil"/>
              <w:bottom w:val="nil"/>
              <w:right w:val="nil"/>
            </w:tcBorders>
            <w:shd w:val="clear" w:color="000000" w:fill="FFFFFF"/>
            <w:noWrap/>
            <w:vAlign w:val="bottom"/>
            <w:hideMark/>
          </w:tcPr>
          <w:p w14:paraId="5FEE29C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S. </w:t>
            </w:r>
            <w:proofErr w:type="spellStart"/>
            <w:r w:rsidRPr="00770FE0">
              <w:rPr>
                <w:rFonts w:ascii="Times New Roman" w:eastAsia="Times New Roman" w:hAnsi="Times New Roman" w:cs="Times New Roman"/>
                <w:i/>
                <w:iCs/>
                <w:color w:val="000000"/>
                <w:sz w:val="24"/>
                <w:szCs w:val="24"/>
              </w:rPr>
              <w:t>conspicua</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4EC4D5E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704E3A3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Pilson &amp; Taylor (1961)</w:t>
            </w:r>
          </w:p>
        </w:tc>
      </w:tr>
      <w:tr w:rsidR="00232C9D" w:rsidRPr="00770FE0" w14:paraId="1E2B3B1A" w14:textId="77777777" w:rsidTr="00AC6B2F">
        <w:trPr>
          <w:trHeight w:val="288"/>
        </w:trPr>
        <w:tc>
          <w:tcPr>
            <w:tcW w:w="2268" w:type="dxa"/>
            <w:tcBorders>
              <w:top w:val="nil"/>
              <w:left w:val="nil"/>
              <w:bottom w:val="nil"/>
              <w:right w:val="nil"/>
            </w:tcBorders>
            <w:shd w:val="clear" w:color="000000" w:fill="FFFFFF"/>
            <w:noWrap/>
            <w:vAlign w:val="bottom"/>
            <w:hideMark/>
          </w:tcPr>
          <w:p w14:paraId="3E7EB6B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O. insularis</w:t>
            </w:r>
          </w:p>
        </w:tc>
        <w:tc>
          <w:tcPr>
            <w:tcW w:w="2495" w:type="dxa"/>
            <w:tcBorders>
              <w:top w:val="nil"/>
              <w:left w:val="nil"/>
              <w:bottom w:val="nil"/>
              <w:right w:val="nil"/>
            </w:tcBorders>
            <w:shd w:val="clear" w:color="000000" w:fill="FFFFFF"/>
            <w:noWrap/>
            <w:vAlign w:val="bottom"/>
            <w:hideMark/>
          </w:tcPr>
          <w:p w14:paraId="1E33DA1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4641FE1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Stable isotopes</w:t>
            </w:r>
          </w:p>
        </w:tc>
        <w:tc>
          <w:tcPr>
            <w:tcW w:w="2624" w:type="dxa"/>
            <w:tcBorders>
              <w:top w:val="nil"/>
              <w:left w:val="nil"/>
              <w:bottom w:val="nil"/>
              <w:right w:val="nil"/>
            </w:tcBorders>
            <w:shd w:val="clear" w:color="000000" w:fill="FFFFFF"/>
            <w:noWrap/>
            <w:vAlign w:val="bottom"/>
            <w:hideMark/>
          </w:tcPr>
          <w:p w14:paraId="6CBCB2F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Dantas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(2020)</w:t>
            </w:r>
          </w:p>
        </w:tc>
      </w:tr>
      <w:tr w:rsidR="00232C9D" w:rsidRPr="00770FE0" w14:paraId="3DCE8E27" w14:textId="77777777" w:rsidTr="00AC6B2F">
        <w:trPr>
          <w:trHeight w:val="288"/>
        </w:trPr>
        <w:tc>
          <w:tcPr>
            <w:tcW w:w="2268" w:type="dxa"/>
            <w:tcBorders>
              <w:top w:val="nil"/>
              <w:left w:val="nil"/>
              <w:bottom w:val="nil"/>
              <w:right w:val="nil"/>
            </w:tcBorders>
            <w:shd w:val="clear" w:color="000000" w:fill="FFFFFF"/>
            <w:noWrap/>
            <w:vAlign w:val="bottom"/>
            <w:hideMark/>
          </w:tcPr>
          <w:p w14:paraId="7B8707EB"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0647BA69"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Chiton tuberculatus</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08C7015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Prey remains</w:t>
            </w:r>
          </w:p>
        </w:tc>
        <w:tc>
          <w:tcPr>
            <w:tcW w:w="2624" w:type="dxa"/>
            <w:tcBorders>
              <w:top w:val="nil"/>
              <w:left w:val="nil"/>
              <w:bottom w:val="nil"/>
              <w:right w:val="nil"/>
            </w:tcBorders>
            <w:shd w:val="clear" w:color="000000" w:fill="FFFFFF"/>
            <w:noWrap/>
            <w:vAlign w:val="bottom"/>
            <w:hideMark/>
          </w:tcPr>
          <w:p w14:paraId="558A82F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Mather &amp; Nixon (1990)</w:t>
            </w:r>
          </w:p>
        </w:tc>
      </w:tr>
      <w:tr w:rsidR="00232C9D" w:rsidRPr="00770FE0" w14:paraId="1604ACD6" w14:textId="77777777" w:rsidTr="00AC6B2F">
        <w:trPr>
          <w:trHeight w:val="288"/>
        </w:trPr>
        <w:tc>
          <w:tcPr>
            <w:tcW w:w="2268" w:type="dxa"/>
            <w:tcBorders>
              <w:top w:val="nil"/>
              <w:left w:val="nil"/>
              <w:bottom w:val="nil"/>
              <w:right w:val="nil"/>
            </w:tcBorders>
            <w:shd w:val="clear" w:color="000000" w:fill="FFFFFF"/>
            <w:noWrap/>
            <w:vAlign w:val="bottom"/>
            <w:hideMark/>
          </w:tcPr>
          <w:p w14:paraId="38303AE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lastRenderedPageBreak/>
              <w:t xml:space="preserve">O. </w:t>
            </w:r>
            <w:proofErr w:type="spellStart"/>
            <w:r w:rsidRPr="00770FE0">
              <w:rPr>
                <w:rFonts w:ascii="Times New Roman" w:eastAsia="Times New Roman" w:hAnsi="Times New Roman" w:cs="Times New Roman"/>
                <w:i/>
                <w:iCs/>
                <w:color w:val="000000"/>
                <w:sz w:val="24"/>
                <w:szCs w:val="24"/>
              </w:rPr>
              <w:t>mimus</w:t>
            </w:r>
            <w:proofErr w:type="spellEnd"/>
          </w:p>
        </w:tc>
        <w:tc>
          <w:tcPr>
            <w:tcW w:w="2495" w:type="dxa"/>
            <w:tcBorders>
              <w:top w:val="nil"/>
              <w:left w:val="nil"/>
              <w:bottom w:val="nil"/>
              <w:right w:val="nil"/>
            </w:tcBorders>
            <w:shd w:val="clear" w:color="000000" w:fill="FFFFFF"/>
            <w:noWrap/>
            <w:vAlign w:val="bottom"/>
            <w:hideMark/>
          </w:tcPr>
          <w:p w14:paraId="2D503D08"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Chiton </w:t>
            </w:r>
            <w:proofErr w:type="spellStart"/>
            <w:r w:rsidRPr="00770FE0">
              <w:rPr>
                <w:rFonts w:ascii="Times New Roman" w:eastAsia="Times New Roman" w:hAnsi="Times New Roman" w:cs="Times New Roman"/>
                <w:i/>
                <w:iCs/>
                <w:color w:val="000000"/>
                <w:sz w:val="24"/>
                <w:szCs w:val="24"/>
              </w:rPr>
              <w:t>granosus</w:t>
            </w:r>
            <w:proofErr w:type="spellEnd"/>
          </w:p>
        </w:tc>
        <w:tc>
          <w:tcPr>
            <w:tcW w:w="2568" w:type="dxa"/>
            <w:tcBorders>
              <w:top w:val="nil"/>
              <w:left w:val="nil"/>
              <w:bottom w:val="nil"/>
              <w:right w:val="nil"/>
            </w:tcBorders>
            <w:shd w:val="clear" w:color="000000" w:fill="FFFFFF"/>
            <w:noWrap/>
            <w:vAlign w:val="bottom"/>
            <w:hideMark/>
          </w:tcPr>
          <w:p w14:paraId="7A422D9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57DB602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Cortez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(1998)</w:t>
            </w:r>
          </w:p>
        </w:tc>
      </w:tr>
      <w:tr w:rsidR="00232C9D" w:rsidRPr="00770FE0" w14:paraId="192E295D" w14:textId="77777777" w:rsidTr="00AC6B2F">
        <w:trPr>
          <w:trHeight w:val="288"/>
        </w:trPr>
        <w:tc>
          <w:tcPr>
            <w:tcW w:w="2268" w:type="dxa"/>
            <w:tcBorders>
              <w:top w:val="nil"/>
              <w:left w:val="nil"/>
              <w:bottom w:val="nil"/>
              <w:right w:val="nil"/>
            </w:tcBorders>
            <w:shd w:val="clear" w:color="000000" w:fill="FFFFFF"/>
            <w:noWrap/>
            <w:vAlign w:val="bottom"/>
            <w:hideMark/>
          </w:tcPr>
          <w:p w14:paraId="4C673A1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2F2CBF4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Enoplochiton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echinatus</w:t>
            </w:r>
            <w:proofErr w:type="spellEnd"/>
          </w:p>
        </w:tc>
        <w:tc>
          <w:tcPr>
            <w:tcW w:w="2568" w:type="dxa"/>
            <w:tcBorders>
              <w:top w:val="nil"/>
              <w:left w:val="nil"/>
              <w:bottom w:val="nil"/>
              <w:right w:val="nil"/>
            </w:tcBorders>
            <w:shd w:val="clear" w:color="000000" w:fill="FFFFFF"/>
            <w:noWrap/>
            <w:vAlign w:val="bottom"/>
            <w:hideMark/>
          </w:tcPr>
          <w:p w14:paraId="62B3CE3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26FB7E6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Cortez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(1998)</w:t>
            </w:r>
          </w:p>
        </w:tc>
      </w:tr>
      <w:tr w:rsidR="00232C9D" w:rsidRPr="00770FE0" w14:paraId="2C198BDB" w14:textId="77777777" w:rsidTr="00AC6B2F">
        <w:trPr>
          <w:trHeight w:val="288"/>
        </w:trPr>
        <w:tc>
          <w:tcPr>
            <w:tcW w:w="2268" w:type="dxa"/>
            <w:tcBorders>
              <w:top w:val="nil"/>
              <w:left w:val="nil"/>
              <w:bottom w:val="nil"/>
              <w:right w:val="nil"/>
            </w:tcBorders>
            <w:shd w:val="clear" w:color="000000" w:fill="FFFFFF"/>
            <w:noWrap/>
            <w:vAlign w:val="center"/>
            <w:hideMark/>
          </w:tcPr>
          <w:p w14:paraId="1AF5A1BD"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Worms</w:t>
            </w:r>
          </w:p>
        </w:tc>
        <w:tc>
          <w:tcPr>
            <w:tcW w:w="2495" w:type="dxa"/>
            <w:tcBorders>
              <w:top w:val="nil"/>
              <w:left w:val="nil"/>
              <w:bottom w:val="nil"/>
              <w:right w:val="nil"/>
            </w:tcBorders>
            <w:shd w:val="clear" w:color="000000" w:fill="FFFFFF"/>
            <w:noWrap/>
            <w:vAlign w:val="center"/>
            <w:hideMark/>
          </w:tcPr>
          <w:p w14:paraId="5C4A980A" w14:textId="77777777" w:rsidR="00232C9D" w:rsidRPr="00770FE0" w:rsidRDefault="00232C9D" w:rsidP="00AC6B2F">
            <w:pPr>
              <w:spacing w:line="240" w:lineRule="auto"/>
              <w:jc w:val="center"/>
              <w:rPr>
                <w:rFonts w:ascii="Times New Roman" w:eastAsia="Times New Roman" w:hAnsi="Times New Roman" w:cs="Times New Roman"/>
                <w:b/>
                <w:bCs/>
                <w:color w:val="000000"/>
                <w:sz w:val="24"/>
                <w:szCs w:val="24"/>
              </w:rPr>
            </w:pPr>
          </w:p>
        </w:tc>
        <w:tc>
          <w:tcPr>
            <w:tcW w:w="2568" w:type="dxa"/>
            <w:tcBorders>
              <w:top w:val="nil"/>
              <w:left w:val="nil"/>
              <w:bottom w:val="nil"/>
              <w:right w:val="nil"/>
            </w:tcBorders>
            <w:shd w:val="clear" w:color="000000" w:fill="FFFFFF"/>
            <w:noWrap/>
            <w:vAlign w:val="center"/>
            <w:hideMark/>
          </w:tcPr>
          <w:p w14:paraId="34B7A34E" w14:textId="77777777" w:rsidR="00232C9D" w:rsidRPr="00770FE0" w:rsidRDefault="00232C9D" w:rsidP="00AC6B2F">
            <w:pPr>
              <w:spacing w:line="240" w:lineRule="auto"/>
              <w:jc w:val="center"/>
              <w:rPr>
                <w:rFonts w:ascii="Times New Roman" w:eastAsia="Times New Roman" w:hAnsi="Times New Roman" w:cs="Times New Roman"/>
                <w:b/>
                <w:bCs/>
                <w:color w:val="000000"/>
                <w:sz w:val="24"/>
                <w:szCs w:val="24"/>
              </w:rPr>
            </w:pPr>
          </w:p>
        </w:tc>
        <w:tc>
          <w:tcPr>
            <w:tcW w:w="2624" w:type="dxa"/>
            <w:tcBorders>
              <w:top w:val="nil"/>
              <w:left w:val="nil"/>
              <w:bottom w:val="nil"/>
              <w:right w:val="nil"/>
            </w:tcBorders>
            <w:shd w:val="clear" w:color="000000" w:fill="FFFFFF"/>
            <w:noWrap/>
            <w:vAlign w:val="center"/>
            <w:hideMark/>
          </w:tcPr>
          <w:p w14:paraId="0400C1DA" w14:textId="77777777" w:rsidR="00232C9D" w:rsidRPr="00770FE0" w:rsidRDefault="00232C9D" w:rsidP="00AC6B2F">
            <w:pPr>
              <w:spacing w:line="240" w:lineRule="auto"/>
              <w:ind w:hanging="24"/>
              <w:jc w:val="center"/>
              <w:rPr>
                <w:rFonts w:ascii="Times New Roman" w:eastAsia="Times New Roman" w:hAnsi="Times New Roman" w:cs="Times New Roman"/>
                <w:b/>
                <w:bCs/>
                <w:color w:val="000000"/>
                <w:sz w:val="24"/>
                <w:szCs w:val="24"/>
              </w:rPr>
            </w:pPr>
          </w:p>
        </w:tc>
      </w:tr>
      <w:tr w:rsidR="00232C9D" w:rsidRPr="00770FE0" w14:paraId="273F80CB" w14:textId="77777777" w:rsidTr="00AC6B2F">
        <w:trPr>
          <w:trHeight w:val="288"/>
        </w:trPr>
        <w:tc>
          <w:tcPr>
            <w:tcW w:w="2268" w:type="dxa"/>
            <w:tcBorders>
              <w:top w:val="nil"/>
              <w:left w:val="nil"/>
              <w:bottom w:val="nil"/>
              <w:right w:val="nil"/>
            </w:tcBorders>
            <w:shd w:val="clear" w:color="000000" w:fill="FFFFFF"/>
            <w:noWrap/>
            <w:vAlign w:val="center"/>
            <w:hideMark/>
          </w:tcPr>
          <w:p w14:paraId="6B172B3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Hermodice</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carunculata</w:t>
            </w:r>
            <w:proofErr w:type="spellEnd"/>
          </w:p>
        </w:tc>
        <w:tc>
          <w:tcPr>
            <w:tcW w:w="2495" w:type="dxa"/>
            <w:tcBorders>
              <w:top w:val="nil"/>
              <w:left w:val="nil"/>
              <w:bottom w:val="nil"/>
              <w:right w:val="nil"/>
            </w:tcBorders>
            <w:shd w:val="clear" w:color="000000" w:fill="FFFFFF"/>
            <w:noWrap/>
            <w:vAlign w:val="center"/>
            <w:hideMark/>
          </w:tcPr>
          <w:p w14:paraId="72E1FB4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Rhyssoplax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olivácea</w:t>
            </w:r>
            <w:proofErr w:type="spellEnd"/>
          </w:p>
        </w:tc>
        <w:tc>
          <w:tcPr>
            <w:tcW w:w="2568" w:type="dxa"/>
            <w:tcBorders>
              <w:top w:val="nil"/>
              <w:left w:val="nil"/>
              <w:bottom w:val="nil"/>
              <w:right w:val="nil"/>
            </w:tcBorders>
            <w:shd w:val="clear" w:color="000000" w:fill="FFFFFF"/>
            <w:noWrap/>
            <w:vAlign w:val="center"/>
            <w:hideMark/>
          </w:tcPr>
          <w:p w14:paraId="6272B1D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center"/>
            <w:hideMark/>
          </w:tcPr>
          <w:p w14:paraId="651D11C4"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Simonini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(2018)</w:t>
            </w:r>
          </w:p>
        </w:tc>
      </w:tr>
      <w:tr w:rsidR="00232C9D" w:rsidRPr="00770FE0" w14:paraId="5F12CEC9" w14:textId="77777777" w:rsidTr="00AC6B2F">
        <w:trPr>
          <w:trHeight w:val="288"/>
        </w:trPr>
        <w:tc>
          <w:tcPr>
            <w:tcW w:w="2268" w:type="dxa"/>
            <w:tcBorders>
              <w:top w:val="nil"/>
              <w:left w:val="nil"/>
              <w:bottom w:val="nil"/>
              <w:right w:val="nil"/>
            </w:tcBorders>
            <w:shd w:val="clear" w:color="000000" w:fill="FFFFFF"/>
            <w:noWrap/>
            <w:vAlign w:val="bottom"/>
            <w:hideMark/>
          </w:tcPr>
          <w:p w14:paraId="4A3CB780"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Crabs</w:t>
            </w:r>
          </w:p>
        </w:tc>
        <w:tc>
          <w:tcPr>
            <w:tcW w:w="2495" w:type="dxa"/>
            <w:tcBorders>
              <w:top w:val="nil"/>
              <w:left w:val="nil"/>
              <w:bottom w:val="nil"/>
              <w:right w:val="nil"/>
            </w:tcBorders>
            <w:shd w:val="clear" w:color="000000" w:fill="FFFFFF"/>
            <w:noWrap/>
            <w:vAlign w:val="bottom"/>
            <w:hideMark/>
          </w:tcPr>
          <w:p w14:paraId="1658757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568" w:type="dxa"/>
            <w:tcBorders>
              <w:top w:val="nil"/>
              <w:left w:val="nil"/>
              <w:bottom w:val="nil"/>
              <w:right w:val="nil"/>
            </w:tcBorders>
            <w:shd w:val="clear" w:color="000000" w:fill="FFFFFF"/>
            <w:noWrap/>
            <w:vAlign w:val="bottom"/>
            <w:hideMark/>
          </w:tcPr>
          <w:p w14:paraId="5A9FAA3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624" w:type="dxa"/>
            <w:tcBorders>
              <w:top w:val="nil"/>
              <w:left w:val="nil"/>
              <w:bottom w:val="nil"/>
              <w:right w:val="nil"/>
            </w:tcBorders>
            <w:shd w:val="clear" w:color="000000" w:fill="FFFFFF"/>
            <w:noWrap/>
            <w:vAlign w:val="bottom"/>
            <w:hideMark/>
          </w:tcPr>
          <w:p w14:paraId="3A516169"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
        </w:tc>
      </w:tr>
      <w:tr w:rsidR="00232C9D" w:rsidRPr="00770FE0" w14:paraId="2FEA1F6F" w14:textId="77777777" w:rsidTr="00AC6B2F">
        <w:trPr>
          <w:trHeight w:val="288"/>
        </w:trPr>
        <w:tc>
          <w:tcPr>
            <w:tcW w:w="2268" w:type="dxa"/>
            <w:tcBorders>
              <w:top w:val="nil"/>
              <w:left w:val="nil"/>
              <w:bottom w:val="nil"/>
              <w:right w:val="nil"/>
            </w:tcBorders>
            <w:shd w:val="clear" w:color="000000" w:fill="FFFFFF"/>
            <w:noWrap/>
            <w:vAlign w:val="center"/>
            <w:hideMark/>
          </w:tcPr>
          <w:p w14:paraId="6F93E67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Carcinus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maenas</w:t>
            </w:r>
            <w:proofErr w:type="spellEnd"/>
          </w:p>
        </w:tc>
        <w:tc>
          <w:tcPr>
            <w:tcW w:w="2495" w:type="dxa"/>
            <w:tcBorders>
              <w:top w:val="nil"/>
              <w:left w:val="nil"/>
              <w:bottom w:val="nil"/>
              <w:right w:val="nil"/>
            </w:tcBorders>
            <w:shd w:val="clear" w:color="000000" w:fill="FFFFFF"/>
            <w:noWrap/>
            <w:vAlign w:val="center"/>
            <w:hideMark/>
          </w:tcPr>
          <w:p w14:paraId="17FD16DC"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Lepidochitona</w:t>
            </w:r>
            <w:proofErr w:type="spellEnd"/>
            <w:r w:rsidRPr="00770FE0">
              <w:rPr>
                <w:rFonts w:ascii="Times New Roman" w:eastAsia="Times New Roman" w:hAnsi="Times New Roman" w:cs="Times New Roman"/>
                <w:i/>
                <w:iCs/>
                <w:color w:val="000000"/>
                <w:sz w:val="24"/>
                <w:szCs w:val="24"/>
              </w:rPr>
              <w:t xml:space="preserve"> cinerea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6362AF3D"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 Stomach content</w:t>
            </w:r>
          </w:p>
        </w:tc>
        <w:tc>
          <w:tcPr>
            <w:tcW w:w="2624" w:type="dxa"/>
            <w:tcBorders>
              <w:top w:val="nil"/>
              <w:left w:val="nil"/>
              <w:bottom w:val="nil"/>
              <w:right w:val="nil"/>
            </w:tcBorders>
            <w:shd w:val="clear" w:color="000000" w:fill="FFFFFF"/>
            <w:noWrap/>
            <w:vAlign w:val="center"/>
            <w:hideMark/>
          </w:tcPr>
          <w:p w14:paraId="5BE9B5A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lang w:val="pt-BR"/>
              </w:rPr>
              <w:t xml:space="preserve">Silva </w:t>
            </w:r>
            <w:r w:rsidRPr="00770FE0">
              <w:rPr>
                <w:rFonts w:ascii="Times New Roman" w:eastAsia="Times New Roman" w:hAnsi="Times New Roman" w:cs="Times New Roman"/>
                <w:i/>
                <w:iCs/>
                <w:color w:val="000000"/>
                <w:sz w:val="24"/>
                <w:szCs w:val="24"/>
                <w:lang w:val="pt-BR"/>
              </w:rPr>
              <w:t>et al.</w:t>
            </w:r>
            <w:r w:rsidRPr="00770FE0">
              <w:rPr>
                <w:rFonts w:ascii="Times New Roman" w:eastAsia="Times New Roman" w:hAnsi="Times New Roman" w:cs="Times New Roman"/>
                <w:color w:val="000000"/>
                <w:sz w:val="24"/>
                <w:szCs w:val="24"/>
                <w:lang w:val="pt-BR"/>
              </w:rPr>
              <w:t xml:space="preserve"> (2010a); Mendonça </w:t>
            </w:r>
            <w:r w:rsidRPr="00770FE0">
              <w:rPr>
                <w:rFonts w:ascii="Times New Roman" w:eastAsia="Times New Roman" w:hAnsi="Times New Roman" w:cs="Times New Roman"/>
                <w:i/>
                <w:iCs/>
                <w:color w:val="000000"/>
                <w:sz w:val="24"/>
                <w:szCs w:val="24"/>
                <w:lang w:val="pt-BR"/>
              </w:rPr>
              <w:t>et al.</w:t>
            </w:r>
            <w:r w:rsidRPr="00770FE0">
              <w:rPr>
                <w:rFonts w:ascii="Times New Roman" w:eastAsia="Times New Roman" w:hAnsi="Times New Roman" w:cs="Times New Roman"/>
                <w:color w:val="000000"/>
                <w:sz w:val="24"/>
                <w:szCs w:val="24"/>
                <w:lang w:val="pt-BR"/>
              </w:rPr>
              <w:t xml:space="preserve"> </w:t>
            </w:r>
            <w:r w:rsidRPr="00770FE0">
              <w:rPr>
                <w:rFonts w:ascii="Times New Roman" w:eastAsia="Times New Roman" w:hAnsi="Times New Roman" w:cs="Times New Roman"/>
                <w:color w:val="000000"/>
                <w:sz w:val="24"/>
                <w:szCs w:val="24"/>
              </w:rPr>
              <w:t>(2016)</w:t>
            </w:r>
          </w:p>
        </w:tc>
      </w:tr>
      <w:tr w:rsidR="00232C9D" w:rsidRPr="00770FE0" w14:paraId="5B153CD9" w14:textId="77777777" w:rsidTr="00AC6B2F">
        <w:trPr>
          <w:trHeight w:val="288"/>
        </w:trPr>
        <w:tc>
          <w:tcPr>
            <w:tcW w:w="2268" w:type="dxa"/>
            <w:tcBorders>
              <w:top w:val="nil"/>
              <w:left w:val="nil"/>
              <w:bottom w:val="nil"/>
              <w:right w:val="nil"/>
            </w:tcBorders>
            <w:shd w:val="clear" w:color="000000" w:fill="FFFFFF"/>
            <w:noWrap/>
            <w:vAlign w:val="bottom"/>
            <w:hideMark/>
          </w:tcPr>
          <w:p w14:paraId="43C4AA6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Cancer </w:t>
            </w:r>
            <w:proofErr w:type="spellStart"/>
            <w:r w:rsidRPr="00770FE0">
              <w:rPr>
                <w:rFonts w:ascii="Times New Roman" w:eastAsia="Times New Roman" w:hAnsi="Times New Roman" w:cs="Times New Roman"/>
                <w:i/>
                <w:iCs/>
                <w:color w:val="000000"/>
                <w:sz w:val="24"/>
                <w:szCs w:val="24"/>
              </w:rPr>
              <w:t>pagurus</w:t>
            </w:r>
            <w:proofErr w:type="spellEnd"/>
          </w:p>
        </w:tc>
        <w:tc>
          <w:tcPr>
            <w:tcW w:w="2495" w:type="dxa"/>
            <w:tcBorders>
              <w:top w:val="nil"/>
              <w:left w:val="nil"/>
              <w:bottom w:val="nil"/>
              <w:right w:val="nil"/>
            </w:tcBorders>
            <w:shd w:val="clear" w:color="000000" w:fill="FFFFFF"/>
            <w:noWrap/>
            <w:vAlign w:val="bottom"/>
            <w:hideMark/>
          </w:tcPr>
          <w:p w14:paraId="6ACA43C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L. cinerea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6C96132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5468FF4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Silva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(2010a)</w:t>
            </w:r>
          </w:p>
        </w:tc>
      </w:tr>
      <w:tr w:rsidR="00232C9D" w:rsidRPr="00770FE0" w14:paraId="02909F68" w14:textId="77777777" w:rsidTr="00AC6B2F">
        <w:trPr>
          <w:trHeight w:val="288"/>
        </w:trPr>
        <w:tc>
          <w:tcPr>
            <w:tcW w:w="2268" w:type="dxa"/>
            <w:tcBorders>
              <w:top w:val="nil"/>
              <w:left w:val="nil"/>
              <w:bottom w:val="nil"/>
              <w:right w:val="nil"/>
            </w:tcBorders>
            <w:shd w:val="clear" w:color="000000" w:fill="FFFFFF"/>
            <w:noWrap/>
            <w:vAlign w:val="bottom"/>
            <w:hideMark/>
          </w:tcPr>
          <w:p w14:paraId="58CC41AC"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Eriphia</w:t>
            </w:r>
            <w:proofErr w:type="spellEnd"/>
            <w:r w:rsidRPr="00770FE0">
              <w:rPr>
                <w:rFonts w:ascii="Times New Roman" w:eastAsia="Times New Roman" w:hAnsi="Times New Roman" w:cs="Times New Roman"/>
                <w:i/>
                <w:iCs/>
                <w:color w:val="000000"/>
                <w:sz w:val="24"/>
                <w:szCs w:val="24"/>
              </w:rPr>
              <w:t xml:space="preserve"> verrucosa</w:t>
            </w:r>
          </w:p>
        </w:tc>
        <w:tc>
          <w:tcPr>
            <w:tcW w:w="2495" w:type="dxa"/>
            <w:tcBorders>
              <w:top w:val="nil"/>
              <w:left w:val="nil"/>
              <w:bottom w:val="nil"/>
              <w:right w:val="nil"/>
            </w:tcBorders>
            <w:shd w:val="clear" w:color="000000" w:fill="FFFFFF"/>
            <w:noWrap/>
            <w:vAlign w:val="bottom"/>
            <w:hideMark/>
          </w:tcPr>
          <w:p w14:paraId="2F005274"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L. cinerea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3A68065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43C89F3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Silva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(2010b)</w:t>
            </w:r>
          </w:p>
        </w:tc>
      </w:tr>
      <w:tr w:rsidR="00232C9D" w:rsidRPr="00770FE0" w14:paraId="1BF30846" w14:textId="77777777" w:rsidTr="00AC6B2F">
        <w:trPr>
          <w:trHeight w:val="288"/>
        </w:trPr>
        <w:tc>
          <w:tcPr>
            <w:tcW w:w="2268" w:type="dxa"/>
            <w:tcBorders>
              <w:top w:val="nil"/>
              <w:left w:val="nil"/>
              <w:bottom w:val="nil"/>
              <w:right w:val="nil"/>
            </w:tcBorders>
            <w:shd w:val="clear" w:color="000000" w:fill="FFFFFF"/>
            <w:noWrap/>
            <w:vAlign w:val="bottom"/>
            <w:hideMark/>
          </w:tcPr>
          <w:p w14:paraId="0140028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Hemigrapsus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nudus</w:t>
            </w:r>
            <w:proofErr w:type="spellEnd"/>
          </w:p>
        </w:tc>
        <w:tc>
          <w:tcPr>
            <w:tcW w:w="2495" w:type="dxa"/>
            <w:tcBorders>
              <w:top w:val="nil"/>
              <w:left w:val="nil"/>
              <w:bottom w:val="nil"/>
              <w:right w:val="nil"/>
            </w:tcBorders>
            <w:shd w:val="clear" w:color="000000" w:fill="FFFFFF"/>
            <w:noWrap/>
            <w:vAlign w:val="bottom"/>
            <w:hideMark/>
          </w:tcPr>
          <w:p w14:paraId="0FAD6277"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Cyanoplax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hartwegii</w:t>
            </w:r>
            <w:proofErr w:type="spellEnd"/>
          </w:p>
        </w:tc>
        <w:tc>
          <w:tcPr>
            <w:tcW w:w="2568" w:type="dxa"/>
            <w:tcBorders>
              <w:top w:val="nil"/>
              <w:left w:val="nil"/>
              <w:bottom w:val="nil"/>
              <w:right w:val="nil"/>
            </w:tcBorders>
            <w:shd w:val="clear" w:color="000000" w:fill="FFFFFF"/>
            <w:noWrap/>
            <w:vAlign w:val="bottom"/>
            <w:hideMark/>
          </w:tcPr>
          <w:p w14:paraId="09A737E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6F188D56"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DeBevoise</w:t>
            </w:r>
            <w:proofErr w:type="spellEnd"/>
            <w:r w:rsidRPr="00770FE0">
              <w:rPr>
                <w:rFonts w:ascii="Times New Roman" w:eastAsia="Times New Roman" w:hAnsi="Times New Roman" w:cs="Times New Roman"/>
                <w:color w:val="000000"/>
                <w:sz w:val="24"/>
                <w:szCs w:val="24"/>
              </w:rPr>
              <w:t xml:space="preserve"> (1975)</w:t>
            </w:r>
          </w:p>
        </w:tc>
      </w:tr>
      <w:tr w:rsidR="00232C9D" w:rsidRPr="00770FE0" w14:paraId="70883131" w14:textId="77777777" w:rsidTr="00AC6B2F">
        <w:trPr>
          <w:trHeight w:val="288"/>
        </w:trPr>
        <w:tc>
          <w:tcPr>
            <w:tcW w:w="2268" w:type="dxa"/>
            <w:tcBorders>
              <w:top w:val="nil"/>
              <w:left w:val="nil"/>
              <w:bottom w:val="nil"/>
              <w:right w:val="nil"/>
            </w:tcBorders>
            <w:shd w:val="clear" w:color="000000" w:fill="FFFFFF"/>
            <w:noWrap/>
            <w:vAlign w:val="bottom"/>
            <w:hideMark/>
          </w:tcPr>
          <w:p w14:paraId="55911E0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Maja squinado</w:t>
            </w:r>
          </w:p>
        </w:tc>
        <w:tc>
          <w:tcPr>
            <w:tcW w:w="2495" w:type="dxa"/>
            <w:tcBorders>
              <w:top w:val="nil"/>
              <w:left w:val="nil"/>
              <w:bottom w:val="nil"/>
              <w:right w:val="nil"/>
            </w:tcBorders>
            <w:shd w:val="clear" w:color="000000" w:fill="FFFFFF"/>
            <w:noWrap/>
            <w:vAlign w:val="bottom"/>
            <w:hideMark/>
          </w:tcPr>
          <w:p w14:paraId="3B38C529"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Acanthochitona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crinita</w:t>
            </w:r>
            <w:proofErr w:type="spellEnd"/>
          </w:p>
        </w:tc>
        <w:tc>
          <w:tcPr>
            <w:tcW w:w="2568" w:type="dxa"/>
            <w:tcBorders>
              <w:top w:val="nil"/>
              <w:left w:val="nil"/>
              <w:bottom w:val="nil"/>
              <w:right w:val="nil"/>
            </w:tcBorders>
            <w:shd w:val="clear" w:color="000000" w:fill="FFFFFF"/>
            <w:noWrap/>
            <w:vAlign w:val="bottom"/>
            <w:hideMark/>
          </w:tcPr>
          <w:p w14:paraId="0BF0839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24F545EC"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Bernárdez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(2000)</w:t>
            </w:r>
          </w:p>
        </w:tc>
      </w:tr>
      <w:tr w:rsidR="00232C9D" w:rsidRPr="00770FE0" w14:paraId="11B9EE6F" w14:textId="77777777" w:rsidTr="00AC6B2F">
        <w:trPr>
          <w:trHeight w:val="288"/>
        </w:trPr>
        <w:tc>
          <w:tcPr>
            <w:tcW w:w="2268" w:type="dxa"/>
            <w:tcBorders>
              <w:top w:val="nil"/>
              <w:left w:val="nil"/>
              <w:bottom w:val="nil"/>
              <w:right w:val="nil"/>
            </w:tcBorders>
            <w:shd w:val="clear" w:color="000000" w:fill="FFFFFF"/>
            <w:noWrap/>
            <w:vAlign w:val="bottom"/>
            <w:hideMark/>
          </w:tcPr>
          <w:p w14:paraId="33D4296D"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Necora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puber</w:t>
            </w:r>
            <w:proofErr w:type="spellEnd"/>
          </w:p>
        </w:tc>
        <w:tc>
          <w:tcPr>
            <w:tcW w:w="2495" w:type="dxa"/>
            <w:tcBorders>
              <w:top w:val="nil"/>
              <w:left w:val="nil"/>
              <w:bottom w:val="nil"/>
              <w:right w:val="nil"/>
            </w:tcBorders>
            <w:shd w:val="clear" w:color="000000" w:fill="FFFFFF"/>
            <w:noWrap/>
            <w:vAlign w:val="bottom"/>
            <w:hideMark/>
          </w:tcPr>
          <w:p w14:paraId="6D46018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L. cinerea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31B67EF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41310C84"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Silva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(2010a)</w:t>
            </w:r>
          </w:p>
        </w:tc>
      </w:tr>
      <w:tr w:rsidR="00232C9D" w:rsidRPr="00770FE0" w14:paraId="6E036A1E" w14:textId="77777777" w:rsidTr="00AC6B2F">
        <w:trPr>
          <w:trHeight w:val="288"/>
        </w:trPr>
        <w:tc>
          <w:tcPr>
            <w:tcW w:w="2268" w:type="dxa"/>
            <w:tcBorders>
              <w:top w:val="nil"/>
              <w:left w:val="nil"/>
              <w:bottom w:val="nil"/>
              <w:right w:val="nil"/>
            </w:tcBorders>
            <w:shd w:val="clear" w:color="000000" w:fill="FFFFFF"/>
            <w:noWrap/>
            <w:vAlign w:val="bottom"/>
            <w:hideMark/>
          </w:tcPr>
          <w:p w14:paraId="24FCE0EF"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Pachygrapsus</w:t>
            </w:r>
            <w:proofErr w:type="spellEnd"/>
            <w:r w:rsidRPr="00770FE0">
              <w:rPr>
                <w:rFonts w:ascii="Times New Roman" w:eastAsia="Times New Roman" w:hAnsi="Times New Roman" w:cs="Times New Roman"/>
                <w:i/>
                <w:iCs/>
                <w:color w:val="000000"/>
                <w:sz w:val="24"/>
                <w:szCs w:val="24"/>
              </w:rPr>
              <w:t xml:space="preserve"> crassipes</w:t>
            </w:r>
          </w:p>
        </w:tc>
        <w:tc>
          <w:tcPr>
            <w:tcW w:w="2495" w:type="dxa"/>
            <w:tcBorders>
              <w:top w:val="nil"/>
              <w:left w:val="nil"/>
              <w:bottom w:val="nil"/>
              <w:right w:val="nil"/>
            </w:tcBorders>
            <w:shd w:val="clear" w:color="000000" w:fill="FFFFFF"/>
            <w:noWrap/>
            <w:vAlign w:val="bottom"/>
            <w:hideMark/>
          </w:tcPr>
          <w:p w14:paraId="144DE4A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 </w:t>
            </w:r>
            <w:proofErr w:type="spellStart"/>
            <w:r w:rsidRPr="00770FE0">
              <w:rPr>
                <w:rFonts w:ascii="Times New Roman" w:eastAsia="Times New Roman" w:hAnsi="Times New Roman" w:cs="Times New Roman"/>
                <w:i/>
                <w:iCs/>
                <w:color w:val="000000"/>
                <w:sz w:val="24"/>
                <w:szCs w:val="24"/>
              </w:rPr>
              <w:t>hartwegii</w:t>
            </w:r>
            <w:proofErr w:type="spellEnd"/>
          </w:p>
        </w:tc>
        <w:tc>
          <w:tcPr>
            <w:tcW w:w="2568" w:type="dxa"/>
            <w:tcBorders>
              <w:top w:val="nil"/>
              <w:left w:val="nil"/>
              <w:bottom w:val="nil"/>
              <w:right w:val="nil"/>
            </w:tcBorders>
            <w:shd w:val="clear" w:color="000000" w:fill="FFFFFF"/>
            <w:noWrap/>
            <w:vAlign w:val="bottom"/>
            <w:hideMark/>
          </w:tcPr>
          <w:p w14:paraId="0B4A8F00"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465CB7C9"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DeBevoise</w:t>
            </w:r>
            <w:proofErr w:type="spellEnd"/>
            <w:r w:rsidRPr="00770FE0">
              <w:rPr>
                <w:rFonts w:ascii="Times New Roman" w:eastAsia="Times New Roman" w:hAnsi="Times New Roman" w:cs="Times New Roman"/>
                <w:color w:val="000000"/>
                <w:sz w:val="24"/>
                <w:szCs w:val="24"/>
              </w:rPr>
              <w:t xml:space="preserve"> (1975)</w:t>
            </w:r>
          </w:p>
        </w:tc>
      </w:tr>
      <w:tr w:rsidR="00232C9D" w:rsidRPr="00770FE0" w14:paraId="173DD94E" w14:textId="77777777" w:rsidTr="00AC6B2F">
        <w:trPr>
          <w:trHeight w:val="288"/>
        </w:trPr>
        <w:tc>
          <w:tcPr>
            <w:tcW w:w="2268" w:type="dxa"/>
            <w:tcBorders>
              <w:top w:val="nil"/>
              <w:left w:val="nil"/>
              <w:bottom w:val="nil"/>
              <w:right w:val="nil"/>
            </w:tcBorders>
            <w:shd w:val="clear" w:color="000000" w:fill="FFFFFF"/>
            <w:noWrap/>
            <w:vAlign w:val="bottom"/>
            <w:hideMark/>
          </w:tcPr>
          <w:p w14:paraId="140AE16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P. marmoratus</w:t>
            </w:r>
          </w:p>
        </w:tc>
        <w:tc>
          <w:tcPr>
            <w:tcW w:w="2495" w:type="dxa"/>
            <w:tcBorders>
              <w:top w:val="nil"/>
              <w:left w:val="nil"/>
              <w:bottom w:val="nil"/>
              <w:right w:val="nil"/>
            </w:tcBorders>
            <w:shd w:val="clear" w:color="000000" w:fill="FFFFFF"/>
            <w:noWrap/>
            <w:vAlign w:val="bottom"/>
            <w:hideMark/>
          </w:tcPr>
          <w:p w14:paraId="00762AD4"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L. cinerea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bottom"/>
            <w:hideMark/>
          </w:tcPr>
          <w:p w14:paraId="5055A48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00960B58"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Silva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(2009)</w:t>
            </w:r>
          </w:p>
        </w:tc>
      </w:tr>
      <w:tr w:rsidR="00232C9D" w:rsidRPr="00770FE0" w14:paraId="2017BA08" w14:textId="77777777" w:rsidTr="00AC6B2F">
        <w:trPr>
          <w:trHeight w:val="288"/>
        </w:trPr>
        <w:tc>
          <w:tcPr>
            <w:tcW w:w="2268" w:type="dxa"/>
            <w:tcBorders>
              <w:top w:val="nil"/>
              <w:left w:val="nil"/>
              <w:bottom w:val="nil"/>
              <w:right w:val="nil"/>
            </w:tcBorders>
            <w:shd w:val="clear" w:color="000000" w:fill="FFFFFF"/>
            <w:noWrap/>
            <w:vAlign w:val="bottom"/>
            <w:hideMark/>
          </w:tcPr>
          <w:p w14:paraId="3AC650DE"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Lobsters</w:t>
            </w:r>
          </w:p>
        </w:tc>
        <w:tc>
          <w:tcPr>
            <w:tcW w:w="2495" w:type="dxa"/>
            <w:tcBorders>
              <w:top w:val="nil"/>
              <w:left w:val="nil"/>
              <w:bottom w:val="nil"/>
              <w:right w:val="nil"/>
            </w:tcBorders>
            <w:shd w:val="clear" w:color="000000" w:fill="FFFFFF"/>
            <w:noWrap/>
            <w:vAlign w:val="bottom"/>
            <w:hideMark/>
          </w:tcPr>
          <w:p w14:paraId="65191738"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
        </w:tc>
        <w:tc>
          <w:tcPr>
            <w:tcW w:w="2568" w:type="dxa"/>
            <w:tcBorders>
              <w:top w:val="nil"/>
              <w:left w:val="nil"/>
              <w:bottom w:val="nil"/>
              <w:right w:val="nil"/>
            </w:tcBorders>
            <w:shd w:val="clear" w:color="000000" w:fill="FFFFFF"/>
            <w:noWrap/>
            <w:vAlign w:val="bottom"/>
            <w:hideMark/>
          </w:tcPr>
          <w:p w14:paraId="0E9CBB4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624" w:type="dxa"/>
            <w:tcBorders>
              <w:top w:val="nil"/>
              <w:left w:val="nil"/>
              <w:bottom w:val="nil"/>
              <w:right w:val="nil"/>
            </w:tcBorders>
            <w:shd w:val="clear" w:color="000000" w:fill="FFFFFF"/>
            <w:noWrap/>
            <w:vAlign w:val="bottom"/>
            <w:hideMark/>
          </w:tcPr>
          <w:p w14:paraId="2DC956E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
        </w:tc>
      </w:tr>
      <w:tr w:rsidR="00232C9D" w:rsidRPr="00770FE0" w14:paraId="676D7724" w14:textId="77777777" w:rsidTr="00AC6B2F">
        <w:trPr>
          <w:trHeight w:val="288"/>
        </w:trPr>
        <w:tc>
          <w:tcPr>
            <w:tcW w:w="2268" w:type="dxa"/>
            <w:tcBorders>
              <w:top w:val="nil"/>
              <w:left w:val="nil"/>
              <w:bottom w:val="nil"/>
              <w:right w:val="nil"/>
            </w:tcBorders>
            <w:shd w:val="clear" w:color="000000" w:fill="FFFFFF"/>
            <w:noWrap/>
            <w:vAlign w:val="bottom"/>
            <w:hideMark/>
          </w:tcPr>
          <w:p w14:paraId="49487DC7"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Panulirus</w:t>
            </w:r>
            <w:proofErr w:type="spellEnd"/>
            <w:r w:rsidRPr="00770FE0">
              <w:rPr>
                <w:rFonts w:ascii="Times New Roman" w:eastAsia="Times New Roman" w:hAnsi="Times New Roman" w:cs="Times New Roman"/>
                <w:i/>
                <w:iCs/>
                <w:color w:val="000000"/>
                <w:sz w:val="24"/>
                <w:szCs w:val="24"/>
              </w:rPr>
              <w:t xml:space="preserve"> argus</w:t>
            </w:r>
          </w:p>
        </w:tc>
        <w:tc>
          <w:tcPr>
            <w:tcW w:w="2495" w:type="dxa"/>
            <w:tcBorders>
              <w:top w:val="nil"/>
              <w:left w:val="nil"/>
              <w:bottom w:val="nil"/>
              <w:right w:val="nil"/>
            </w:tcBorders>
            <w:shd w:val="clear" w:color="000000" w:fill="FFFFFF"/>
            <w:noWrap/>
            <w:vAlign w:val="bottom"/>
            <w:hideMark/>
          </w:tcPr>
          <w:p w14:paraId="7D0E0FF5"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Acanthochitona</w:t>
            </w:r>
            <w:proofErr w:type="spellEnd"/>
            <w:r w:rsidRPr="00770FE0">
              <w:rPr>
                <w:rFonts w:ascii="Times New Roman" w:eastAsia="Times New Roman" w:hAnsi="Times New Roman" w:cs="Times New Roman"/>
                <w:i/>
                <w:iCs/>
                <w:color w:val="000000"/>
                <w:sz w:val="24"/>
                <w:szCs w:val="24"/>
              </w:rPr>
              <w:t xml:space="preserve"> </w:t>
            </w:r>
            <w:r w:rsidRPr="00770FE0">
              <w:rPr>
                <w:rFonts w:ascii="Times New Roman" w:eastAsia="Times New Roman" w:hAnsi="Times New Roman" w:cs="Times New Roman"/>
                <w:color w:val="000000"/>
                <w:sz w:val="24"/>
                <w:szCs w:val="24"/>
              </w:rPr>
              <w:t>spp.</w:t>
            </w:r>
          </w:p>
        </w:tc>
        <w:tc>
          <w:tcPr>
            <w:tcW w:w="2568" w:type="dxa"/>
            <w:tcBorders>
              <w:top w:val="nil"/>
              <w:left w:val="nil"/>
              <w:bottom w:val="nil"/>
              <w:right w:val="nil"/>
            </w:tcBorders>
            <w:shd w:val="clear" w:color="000000" w:fill="FFFFFF"/>
            <w:noWrap/>
            <w:vAlign w:val="bottom"/>
            <w:hideMark/>
          </w:tcPr>
          <w:p w14:paraId="1F8733F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20E0B43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Cox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(1997)</w:t>
            </w:r>
          </w:p>
        </w:tc>
      </w:tr>
      <w:tr w:rsidR="00232C9D" w:rsidRPr="00770FE0" w14:paraId="33274291" w14:textId="77777777" w:rsidTr="00AC6B2F">
        <w:trPr>
          <w:trHeight w:val="360"/>
        </w:trPr>
        <w:tc>
          <w:tcPr>
            <w:tcW w:w="2268" w:type="dxa"/>
            <w:tcBorders>
              <w:top w:val="nil"/>
              <w:left w:val="nil"/>
              <w:bottom w:val="nil"/>
              <w:right w:val="nil"/>
            </w:tcBorders>
            <w:shd w:val="clear" w:color="000000" w:fill="FFFFFF"/>
            <w:noWrap/>
            <w:vAlign w:val="bottom"/>
            <w:hideMark/>
          </w:tcPr>
          <w:p w14:paraId="6D809AE2"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Starfishes</w:t>
            </w:r>
          </w:p>
        </w:tc>
        <w:tc>
          <w:tcPr>
            <w:tcW w:w="2495" w:type="dxa"/>
            <w:tcBorders>
              <w:top w:val="nil"/>
              <w:left w:val="nil"/>
              <w:bottom w:val="nil"/>
              <w:right w:val="nil"/>
            </w:tcBorders>
            <w:shd w:val="clear" w:color="000000" w:fill="FFFFFF"/>
            <w:noWrap/>
            <w:vAlign w:val="bottom"/>
            <w:hideMark/>
          </w:tcPr>
          <w:p w14:paraId="79C2C52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568" w:type="dxa"/>
            <w:tcBorders>
              <w:top w:val="nil"/>
              <w:left w:val="nil"/>
              <w:bottom w:val="nil"/>
              <w:right w:val="nil"/>
            </w:tcBorders>
            <w:shd w:val="clear" w:color="000000" w:fill="FFFFFF"/>
            <w:noWrap/>
            <w:vAlign w:val="bottom"/>
            <w:hideMark/>
          </w:tcPr>
          <w:p w14:paraId="4011C56D"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624" w:type="dxa"/>
            <w:tcBorders>
              <w:top w:val="nil"/>
              <w:left w:val="nil"/>
              <w:bottom w:val="nil"/>
              <w:right w:val="nil"/>
            </w:tcBorders>
            <w:shd w:val="clear" w:color="000000" w:fill="FFFFFF"/>
            <w:noWrap/>
            <w:vAlign w:val="bottom"/>
            <w:hideMark/>
          </w:tcPr>
          <w:p w14:paraId="04CFCE3A"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
        </w:tc>
      </w:tr>
      <w:tr w:rsidR="00232C9D" w:rsidRPr="00770FE0" w14:paraId="2194CF7A" w14:textId="77777777" w:rsidTr="00AC6B2F">
        <w:trPr>
          <w:trHeight w:val="288"/>
        </w:trPr>
        <w:tc>
          <w:tcPr>
            <w:tcW w:w="2268" w:type="dxa"/>
            <w:tcBorders>
              <w:top w:val="nil"/>
              <w:left w:val="nil"/>
              <w:bottom w:val="nil"/>
              <w:right w:val="nil"/>
            </w:tcBorders>
            <w:shd w:val="clear" w:color="000000" w:fill="FFFFFF"/>
            <w:noWrap/>
            <w:vAlign w:val="bottom"/>
            <w:hideMark/>
          </w:tcPr>
          <w:p w14:paraId="043170B3"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lastRenderedPageBreak/>
              <w:t>Anasterias</w:t>
            </w:r>
            <w:proofErr w:type="spellEnd"/>
            <w:r w:rsidRPr="00770FE0">
              <w:rPr>
                <w:rFonts w:ascii="Times New Roman" w:eastAsia="Times New Roman" w:hAnsi="Times New Roman" w:cs="Times New Roman"/>
                <w:i/>
                <w:iCs/>
                <w:color w:val="000000"/>
                <w:sz w:val="24"/>
                <w:szCs w:val="24"/>
              </w:rPr>
              <w:t xml:space="preserve"> antarctica</w:t>
            </w:r>
          </w:p>
        </w:tc>
        <w:tc>
          <w:tcPr>
            <w:tcW w:w="2495" w:type="dxa"/>
            <w:tcBorders>
              <w:top w:val="nil"/>
              <w:left w:val="nil"/>
              <w:bottom w:val="nil"/>
              <w:right w:val="nil"/>
            </w:tcBorders>
            <w:shd w:val="clear" w:color="000000" w:fill="FFFFFF"/>
            <w:noWrap/>
            <w:vAlign w:val="bottom"/>
            <w:hideMark/>
          </w:tcPr>
          <w:p w14:paraId="77BD2318"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Plaxiphora</w:t>
            </w:r>
            <w:proofErr w:type="spellEnd"/>
            <w:r w:rsidRPr="00770FE0">
              <w:rPr>
                <w:rFonts w:ascii="Times New Roman" w:eastAsia="Times New Roman" w:hAnsi="Times New Roman" w:cs="Times New Roman"/>
                <w:i/>
                <w:iCs/>
                <w:color w:val="000000"/>
                <w:sz w:val="24"/>
                <w:szCs w:val="24"/>
              </w:rPr>
              <w:t xml:space="preserve"> aurata</w:t>
            </w:r>
          </w:p>
        </w:tc>
        <w:tc>
          <w:tcPr>
            <w:tcW w:w="2568" w:type="dxa"/>
            <w:tcBorders>
              <w:top w:val="nil"/>
              <w:left w:val="nil"/>
              <w:bottom w:val="nil"/>
              <w:right w:val="nil"/>
            </w:tcBorders>
            <w:shd w:val="clear" w:color="000000" w:fill="FFFFFF"/>
            <w:noWrap/>
            <w:vAlign w:val="bottom"/>
            <w:hideMark/>
          </w:tcPr>
          <w:p w14:paraId="2DF8460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Direct observation</w:t>
            </w:r>
          </w:p>
        </w:tc>
        <w:tc>
          <w:tcPr>
            <w:tcW w:w="2624" w:type="dxa"/>
            <w:tcBorders>
              <w:top w:val="nil"/>
              <w:left w:val="nil"/>
              <w:bottom w:val="nil"/>
              <w:right w:val="nil"/>
            </w:tcBorders>
            <w:shd w:val="clear" w:color="000000" w:fill="FFFFFF"/>
            <w:noWrap/>
            <w:vAlign w:val="bottom"/>
            <w:hideMark/>
          </w:tcPr>
          <w:p w14:paraId="28A3738E"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Laptikhovsky</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(2015)</w:t>
            </w:r>
          </w:p>
        </w:tc>
      </w:tr>
      <w:tr w:rsidR="00232C9D" w:rsidRPr="00770FE0" w14:paraId="48F82612" w14:textId="77777777" w:rsidTr="00AC6B2F">
        <w:trPr>
          <w:trHeight w:val="288"/>
        </w:trPr>
        <w:tc>
          <w:tcPr>
            <w:tcW w:w="2268" w:type="dxa"/>
            <w:tcBorders>
              <w:top w:val="nil"/>
              <w:left w:val="nil"/>
              <w:bottom w:val="nil"/>
              <w:right w:val="nil"/>
            </w:tcBorders>
            <w:shd w:val="clear" w:color="000000" w:fill="FFFFFF"/>
            <w:noWrap/>
            <w:vAlign w:val="bottom"/>
            <w:hideMark/>
          </w:tcPr>
          <w:p w14:paraId="64E83A5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3C12C5D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Tonicia</w:t>
            </w:r>
            <w:r w:rsidRPr="00770FE0">
              <w:rPr>
                <w:rFonts w:ascii="Times New Roman" w:eastAsia="Times New Roman" w:hAnsi="Times New Roman" w:cs="Times New Roman"/>
                <w:color w:val="000000"/>
                <w:sz w:val="24"/>
                <w:szCs w:val="24"/>
              </w:rPr>
              <w:t xml:space="preserve"> spp.</w:t>
            </w:r>
          </w:p>
        </w:tc>
        <w:tc>
          <w:tcPr>
            <w:tcW w:w="2568" w:type="dxa"/>
            <w:tcBorders>
              <w:top w:val="nil"/>
              <w:left w:val="nil"/>
              <w:bottom w:val="nil"/>
              <w:right w:val="nil"/>
            </w:tcBorders>
            <w:shd w:val="clear" w:color="000000" w:fill="FFFFFF"/>
            <w:noWrap/>
            <w:vAlign w:val="bottom"/>
            <w:hideMark/>
          </w:tcPr>
          <w:p w14:paraId="373D9A3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Direct observation</w:t>
            </w:r>
          </w:p>
        </w:tc>
        <w:tc>
          <w:tcPr>
            <w:tcW w:w="2624" w:type="dxa"/>
            <w:tcBorders>
              <w:top w:val="nil"/>
              <w:left w:val="nil"/>
              <w:bottom w:val="nil"/>
              <w:right w:val="nil"/>
            </w:tcBorders>
            <w:shd w:val="clear" w:color="000000" w:fill="FFFFFF"/>
            <w:noWrap/>
            <w:vAlign w:val="bottom"/>
            <w:hideMark/>
          </w:tcPr>
          <w:p w14:paraId="5151C4C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Laptikhovsky</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(2015)</w:t>
            </w:r>
          </w:p>
        </w:tc>
      </w:tr>
      <w:tr w:rsidR="00232C9D" w:rsidRPr="00770FE0" w14:paraId="5789B964" w14:textId="77777777" w:rsidTr="00AC6B2F">
        <w:trPr>
          <w:trHeight w:val="288"/>
        </w:trPr>
        <w:tc>
          <w:tcPr>
            <w:tcW w:w="2268" w:type="dxa"/>
            <w:tcBorders>
              <w:top w:val="nil"/>
              <w:left w:val="nil"/>
              <w:bottom w:val="nil"/>
              <w:right w:val="nil"/>
            </w:tcBorders>
            <w:shd w:val="clear" w:color="000000" w:fill="FFFFFF"/>
            <w:noWrap/>
            <w:vAlign w:val="bottom"/>
            <w:hideMark/>
          </w:tcPr>
          <w:p w14:paraId="72D9577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Astrostole</w:t>
            </w:r>
            <w:proofErr w:type="spellEnd"/>
            <w:r w:rsidRPr="00770FE0">
              <w:rPr>
                <w:rFonts w:ascii="Times New Roman" w:eastAsia="Times New Roman" w:hAnsi="Times New Roman" w:cs="Times New Roman"/>
                <w:i/>
                <w:iCs/>
                <w:color w:val="000000"/>
                <w:sz w:val="24"/>
                <w:szCs w:val="24"/>
              </w:rPr>
              <w:t xml:space="preserve"> scabra</w:t>
            </w:r>
          </w:p>
        </w:tc>
        <w:tc>
          <w:tcPr>
            <w:tcW w:w="2495" w:type="dxa"/>
            <w:tcBorders>
              <w:top w:val="nil"/>
              <w:left w:val="nil"/>
              <w:bottom w:val="nil"/>
              <w:right w:val="nil"/>
            </w:tcBorders>
            <w:shd w:val="clear" w:color="000000" w:fill="FFFFFF"/>
            <w:noWrap/>
            <w:vAlign w:val="bottom"/>
            <w:hideMark/>
          </w:tcPr>
          <w:p w14:paraId="16FCF1F5" w14:textId="77777777" w:rsidR="00232C9D" w:rsidRPr="00770FE0" w:rsidRDefault="00232C9D" w:rsidP="00AC6B2F">
            <w:pPr>
              <w:spacing w:line="240" w:lineRule="auto"/>
              <w:jc w:val="center"/>
              <w:rPr>
                <w:rFonts w:ascii="Times New Roman" w:eastAsia="Times New Roman" w:hAnsi="Times New Roman" w:cs="Times New Roman"/>
                <w:i/>
                <w:iCs/>
                <w:sz w:val="24"/>
                <w:szCs w:val="24"/>
              </w:rPr>
            </w:pPr>
            <w:r w:rsidRPr="00770FE0">
              <w:rPr>
                <w:rFonts w:ascii="Times New Roman" w:eastAsia="Times New Roman" w:hAnsi="Times New Roman" w:cs="Times New Roman"/>
                <w:i/>
                <w:iCs/>
                <w:sz w:val="24"/>
                <w:szCs w:val="24"/>
              </w:rPr>
              <w:t>Chiton glaucus</w:t>
            </w:r>
          </w:p>
        </w:tc>
        <w:tc>
          <w:tcPr>
            <w:tcW w:w="2568" w:type="dxa"/>
            <w:tcBorders>
              <w:top w:val="nil"/>
              <w:left w:val="nil"/>
              <w:bottom w:val="nil"/>
              <w:right w:val="nil"/>
            </w:tcBorders>
            <w:shd w:val="clear" w:color="000000" w:fill="FFFFFF"/>
            <w:noWrap/>
            <w:vAlign w:val="bottom"/>
            <w:hideMark/>
          </w:tcPr>
          <w:p w14:paraId="00DAFE6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6C5D6F74"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Town (1980)</w:t>
            </w:r>
          </w:p>
        </w:tc>
      </w:tr>
      <w:tr w:rsidR="00232C9D" w:rsidRPr="00770FE0" w14:paraId="6BC9FA9D" w14:textId="77777777" w:rsidTr="00AC6B2F">
        <w:trPr>
          <w:trHeight w:val="288"/>
        </w:trPr>
        <w:tc>
          <w:tcPr>
            <w:tcW w:w="2268" w:type="dxa"/>
            <w:tcBorders>
              <w:top w:val="nil"/>
              <w:left w:val="nil"/>
              <w:bottom w:val="nil"/>
              <w:right w:val="nil"/>
            </w:tcBorders>
            <w:shd w:val="clear" w:color="000000" w:fill="FFFFFF"/>
            <w:noWrap/>
            <w:vAlign w:val="bottom"/>
            <w:hideMark/>
          </w:tcPr>
          <w:p w14:paraId="599A074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0515C906" w14:textId="77777777" w:rsidR="00232C9D" w:rsidRPr="00770FE0" w:rsidRDefault="00232C9D" w:rsidP="00AC6B2F">
            <w:pPr>
              <w:spacing w:line="240" w:lineRule="auto"/>
              <w:jc w:val="center"/>
              <w:rPr>
                <w:rFonts w:ascii="Times New Roman" w:eastAsia="Times New Roman" w:hAnsi="Times New Roman" w:cs="Times New Roman"/>
                <w:i/>
                <w:iCs/>
                <w:sz w:val="24"/>
                <w:szCs w:val="24"/>
              </w:rPr>
            </w:pPr>
            <w:proofErr w:type="spellStart"/>
            <w:r w:rsidRPr="00770FE0">
              <w:rPr>
                <w:rFonts w:ascii="Times New Roman" w:eastAsia="Times New Roman" w:hAnsi="Times New Roman" w:cs="Times New Roman"/>
                <w:i/>
                <w:iCs/>
                <w:sz w:val="24"/>
                <w:szCs w:val="24"/>
              </w:rPr>
              <w:t>Ischnochiton</w:t>
            </w:r>
            <w:proofErr w:type="spellEnd"/>
            <w:r w:rsidRPr="00770FE0">
              <w:rPr>
                <w:rFonts w:ascii="Times New Roman" w:eastAsia="Times New Roman" w:hAnsi="Times New Roman" w:cs="Times New Roman"/>
                <w:i/>
                <w:iCs/>
                <w:sz w:val="24"/>
                <w:szCs w:val="24"/>
              </w:rPr>
              <w:t xml:space="preserve"> </w:t>
            </w:r>
            <w:proofErr w:type="spellStart"/>
            <w:r w:rsidRPr="00770FE0">
              <w:rPr>
                <w:rFonts w:ascii="Times New Roman" w:eastAsia="Times New Roman" w:hAnsi="Times New Roman" w:cs="Times New Roman"/>
                <w:i/>
                <w:iCs/>
                <w:sz w:val="24"/>
                <w:szCs w:val="24"/>
              </w:rPr>
              <w:t>maorianus</w:t>
            </w:r>
            <w:proofErr w:type="spellEnd"/>
          </w:p>
        </w:tc>
        <w:tc>
          <w:tcPr>
            <w:tcW w:w="2568" w:type="dxa"/>
            <w:tcBorders>
              <w:top w:val="nil"/>
              <w:left w:val="nil"/>
              <w:bottom w:val="nil"/>
              <w:right w:val="nil"/>
            </w:tcBorders>
            <w:shd w:val="clear" w:color="000000" w:fill="FFFFFF"/>
            <w:noWrap/>
            <w:vAlign w:val="bottom"/>
            <w:hideMark/>
          </w:tcPr>
          <w:p w14:paraId="2FCD8E5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7BD9C0E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Town (1980)</w:t>
            </w:r>
          </w:p>
        </w:tc>
      </w:tr>
      <w:tr w:rsidR="00232C9D" w:rsidRPr="00770FE0" w14:paraId="1457EF86" w14:textId="77777777" w:rsidTr="00AC6B2F">
        <w:trPr>
          <w:trHeight w:val="288"/>
        </w:trPr>
        <w:tc>
          <w:tcPr>
            <w:tcW w:w="2268" w:type="dxa"/>
            <w:tcBorders>
              <w:top w:val="nil"/>
              <w:left w:val="nil"/>
              <w:bottom w:val="nil"/>
              <w:right w:val="nil"/>
            </w:tcBorders>
            <w:shd w:val="clear" w:color="000000" w:fill="FFFFFF"/>
            <w:noWrap/>
            <w:vAlign w:val="bottom"/>
            <w:hideMark/>
          </w:tcPr>
          <w:p w14:paraId="3EA048C1"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2613E75C" w14:textId="77777777" w:rsidR="00232C9D" w:rsidRPr="00770FE0" w:rsidRDefault="00232C9D" w:rsidP="00AC6B2F">
            <w:pPr>
              <w:spacing w:line="240" w:lineRule="auto"/>
              <w:jc w:val="center"/>
              <w:rPr>
                <w:rFonts w:ascii="Times New Roman" w:eastAsia="Times New Roman" w:hAnsi="Times New Roman" w:cs="Times New Roman"/>
                <w:i/>
                <w:iCs/>
                <w:sz w:val="24"/>
                <w:szCs w:val="24"/>
              </w:rPr>
            </w:pPr>
            <w:proofErr w:type="spellStart"/>
            <w:r w:rsidRPr="00770FE0">
              <w:rPr>
                <w:rFonts w:ascii="Times New Roman" w:eastAsia="Times New Roman" w:hAnsi="Times New Roman" w:cs="Times New Roman"/>
                <w:i/>
                <w:iCs/>
                <w:sz w:val="24"/>
                <w:szCs w:val="24"/>
              </w:rPr>
              <w:t>Onithochiton</w:t>
            </w:r>
            <w:proofErr w:type="spellEnd"/>
            <w:r w:rsidRPr="00770FE0">
              <w:rPr>
                <w:rFonts w:ascii="Times New Roman" w:eastAsia="Times New Roman" w:hAnsi="Times New Roman" w:cs="Times New Roman"/>
                <w:i/>
                <w:iCs/>
                <w:sz w:val="24"/>
                <w:szCs w:val="24"/>
              </w:rPr>
              <w:t xml:space="preserve"> neglectus</w:t>
            </w:r>
          </w:p>
        </w:tc>
        <w:tc>
          <w:tcPr>
            <w:tcW w:w="2568" w:type="dxa"/>
            <w:tcBorders>
              <w:top w:val="nil"/>
              <w:left w:val="nil"/>
              <w:bottom w:val="nil"/>
              <w:right w:val="nil"/>
            </w:tcBorders>
            <w:shd w:val="clear" w:color="000000" w:fill="FFFFFF"/>
            <w:noWrap/>
            <w:vAlign w:val="bottom"/>
            <w:hideMark/>
          </w:tcPr>
          <w:p w14:paraId="649F86B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56FF1F1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Town (1980)</w:t>
            </w:r>
          </w:p>
        </w:tc>
      </w:tr>
      <w:tr w:rsidR="00232C9D" w:rsidRPr="00770FE0" w14:paraId="173E4CAC" w14:textId="77777777" w:rsidTr="00AC6B2F">
        <w:trPr>
          <w:trHeight w:val="288"/>
        </w:trPr>
        <w:tc>
          <w:tcPr>
            <w:tcW w:w="2268" w:type="dxa"/>
            <w:tcBorders>
              <w:top w:val="nil"/>
              <w:left w:val="nil"/>
              <w:bottom w:val="nil"/>
              <w:right w:val="nil"/>
            </w:tcBorders>
            <w:shd w:val="clear" w:color="000000" w:fill="FFFFFF"/>
            <w:noWrap/>
            <w:vAlign w:val="bottom"/>
            <w:hideMark/>
          </w:tcPr>
          <w:p w14:paraId="0C8CB66F"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Dermasterias</w:t>
            </w:r>
            <w:proofErr w:type="spellEnd"/>
            <w:r w:rsidRPr="00770FE0">
              <w:rPr>
                <w:rFonts w:ascii="Times New Roman" w:eastAsia="Times New Roman" w:hAnsi="Times New Roman" w:cs="Times New Roman"/>
                <w:i/>
                <w:iCs/>
                <w:color w:val="000000"/>
                <w:sz w:val="24"/>
                <w:szCs w:val="24"/>
              </w:rPr>
              <w:t xml:space="preserve"> imbricata</w:t>
            </w:r>
          </w:p>
        </w:tc>
        <w:tc>
          <w:tcPr>
            <w:tcW w:w="2495" w:type="dxa"/>
            <w:tcBorders>
              <w:top w:val="nil"/>
              <w:left w:val="nil"/>
              <w:bottom w:val="nil"/>
              <w:right w:val="nil"/>
            </w:tcBorders>
            <w:shd w:val="clear" w:color="000000" w:fill="FFFFFF"/>
            <w:noWrap/>
            <w:vAlign w:val="bottom"/>
            <w:hideMark/>
          </w:tcPr>
          <w:p w14:paraId="0D3F702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T. </w:t>
            </w:r>
            <w:proofErr w:type="spellStart"/>
            <w:r w:rsidRPr="00770FE0">
              <w:rPr>
                <w:rFonts w:ascii="Times New Roman" w:eastAsia="Times New Roman" w:hAnsi="Times New Roman" w:cs="Times New Roman"/>
                <w:i/>
                <w:iCs/>
                <w:color w:val="000000"/>
                <w:sz w:val="24"/>
                <w:szCs w:val="24"/>
              </w:rPr>
              <w:t>lineata</w:t>
            </w:r>
            <w:proofErr w:type="spellEnd"/>
          </w:p>
        </w:tc>
        <w:tc>
          <w:tcPr>
            <w:tcW w:w="2568" w:type="dxa"/>
            <w:tcBorders>
              <w:top w:val="nil"/>
              <w:left w:val="nil"/>
              <w:bottom w:val="nil"/>
              <w:right w:val="nil"/>
            </w:tcBorders>
            <w:shd w:val="clear" w:color="000000" w:fill="FFFFFF"/>
            <w:noWrap/>
            <w:vAlign w:val="bottom"/>
            <w:hideMark/>
          </w:tcPr>
          <w:p w14:paraId="55BD777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609D8D30"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Mauzey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(1968)</w:t>
            </w:r>
          </w:p>
        </w:tc>
      </w:tr>
      <w:tr w:rsidR="00232C9D" w:rsidRPr="00770FE0" w14:paraId="38249455" w14:textId="77777777" w:rsidTr="00AC6B2F">
        <w:trPr>
          <w:trHeight w:val="288"/>
        </w:trPr>
        <w:tc>
          <w:tcPr>
            <w:tcW w:w="2268" w:type="dxa"/>
            <w:tcBorders>
              <w:top w:val="nil"/>
              <w:left w:val="nil"/>
              <w:bottom w:val="nil"/>
              <w:right w:val="nil"/>
            </w:tcBorders>
            <w:shd w:val="clear" w:color="000000" w:fill="FFFFFF"/>
            <w:noWrap/>
            <w:vAlign w:val="bottom"/>
            <w:hideMark/>
          </w:tcPr>
          <w:p w14:paraId="4C101AFB"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Leptasterias</w:t>
            </w:r>
            <w:proofErr w:type="spellEnd"/>
            <w:r w:rsidRPr="00770FE0">
              <w:rPr>
                <w:rFonts w:ascii="Times New Roman" w:eastAsia="Times New Roman" w:hAnsi="Times New Roman" w:cs="Times New Roman"/>
                <w:i/>
                <w:iCs/>
                <w:color w:val="000000"/>
                <w:sz w:val="24"/>
                <w:szCs w:val="24"/>
              </w:rPr>
              <w:t xml:space="preserve"> pusilla</w:t>
            </w:r>
          </w:p>
        </w:tc>
        <w:tc>
          <w:tcPr>
            <w:tcW w:w="2495" w:type="dxa"/>
            <w:tcBorders>
              <w:top w:val="nil"/>
              <w:left w:val="nil"/>
              <w:bottom w:val="nil"/>
              <w:right w:val="nil"/>
            </w:tcBorders>
            <w:shd w:val="clear" w:color="000000" w:fill="FFFFFF"/>
            <w:noWrap/>
            <w:vAlign w:val="bottom"/>
            <w:hideMark/>
          </w:tcPr>
          <w:p w14:paraId="20E7E76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 </w:t>
            </w:r>
            <w:proofErr w:type="spellStart"/>
            <w:r w:rsidRPr="00770FE0">
              <w:rPr>
                <w:rFonts w:ascii="Times New Roman" w:eastAsia="Times New Roman" w:hAnsi="Times New Roman" w:cs="Times New Roman"/>
                <w:i/>
                <w:iCs/>
                <w:color w:val="000000"/>
                <w:sz w:val="24"/>
                <w:szCs w:val="24"/>
              </w:rPr>
              <w:t>hartwegii</w:t>
            </w:r>
            <w:proofErr w:type="spellEnd"/>
          </w:p>
        </w:tc>
        <w:tc>
          <w:tcPr>
            <w:tcW w:w="2568" w:type="dxa"/>
            <w:tcBorders>
              <w:top w:val="nil"/>
              <w:left w:val="nil"/>
              <w:bottom w:val="nil"/>
              <w:right w:val="nil"/>
            </w:tcBorders>
            <w:shd w:val="clear" w:color="000000" w:fill="FFFFFF"/>
            <w:noWrap/>
            <w:vAlign w:val="bottom"/>
            <w:hideMark/>
          </w:tcPr>
          <w:p w14:paraId="7BA41FB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6260D6FD"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DeBevoise</w:t>
            </w:r>
            <w:proofErr w:type="spellEnd"/>
            <w:r w:rsidRPr="00770FE0">
              <w:rPr>
                <w:rFonts w:ascii="Times New Roman" w:eastAsia="Times New Roman" w:hAnsi="Times New Roman" w:cs="Times New Roman"/>
                <w:color w:val="000000"/>
                <w:sz w:val="24"/>
                <w:szCs w:val="24"/>
              </w:rPr>
              <w:t xml:space="preserve"> (1975)</w:t>
            </w:r>
          </w:p>
        </w:tc>
      </w:tr>
      <w:tr w:rsidR="00232C9D" w:rsidRPr="00770FE0" w14:paraId="28484E72" w14:textId="77777777" w:rsidTr="00AC6B2F">
        <w:trPr>
          <w:trHeight w:val="288"/>
        </w:trPr>
        <w:tc>
          <w:tcPr>
            <w:tcW w:w="2268" w:type="dxa"/>
            <w:tcBorders>
              <w:top w:val="nil"/>
              <w:left w:val="nil"/>
              <w:bottom w:val="nil"/>
              <w:right w:val="nil"/>
            </w:tcBorders>
            <w:shd w:val="clear" w:color="000000" w:fill="FFFFFF"/>
            <w:noWrap/>
            <w:vAlign w:val="bottom"/>
            <w:hideMark/>
          </w:tcPr>
          <w:p w14:paraId="6E5B545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Meyenaster</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gelatinosus</w:t>
            </w:r>
            <w:proofErr w:type="spellEnd"/>
            <w:r w:rsidRPr="00770FE0">
              <w:rPr>
                <w:rFonts w:ascii="Times New Roman" w:eastAsia="Times New Roman" w:hAnsi="Times New Roman" w:cs="Times New Roman"/>
                <w:i/>
                <w:iCs/>
                <w:color w:val="000000"/>
                <w:sz w:val="24"/>
                <w:szCs w:val="24"/>
              </w:rPr>
              <w:t xml:space="preserve"> </w:t>
            </w:r>
          </w:p>
        </w:tc>
        <w:tc>
          <w:tcPr>
            <w:tcW w:w="2495" w:type="dxa"/>
            <w:tcBorders>
              <w:top w:val="nil"/>
              <w:left w:val="nil"/>
              <w:bottom w:val="nil"/>
              <w:right w:val="nil"/>
            </w:tcBorders>
            <w:shd w:val="clear" w:color="000000" w:fill="FFFFFF"/>
            <w:noWrap/>
            <w:vAlign w:val="bottom"/>
            <w:hideMark/>
          </w:tcPr>
          <w:p w14:paraId="40BFC18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Chiton</w:t>
            </w:r>
            <w:r w:rsidRPr="00770FE0">
              <w:rPr>
                <w:rFonts w:ascii="Times New Roman" w:eastAsia="Times New Roman" w:hAnsi="Times New Roman" w:cs="Times New Roman"/>
                <w:color w:val="000000"/>
                <w:sz w:val="24"/>
                <w:szCs w:val="24"/>
              </w:rPr>
              <w:t xml:space="preserve"> spp.</w:t>
            </w:r>
          </w:p>
        </w:tc>
        <w:tc>
          <w:tcPr>
            <w:tcW w:w="2568" w:type="dxa"/>
            <w:tcBorders>
              <w:top w:val="nil"/>
              <w:left w:val="nil"/>
              <w:bottom w:val="nil"/>
              <w:right w:val="nil"/>
            </w:tcBorders>
            <w:shd w:val="clear" w:color="000000" w:fill="FFFFFF"/>
            <w:noWrap/>
            <w:vAlign w:val="bottom"/>
            <w:hideMark/>
          </w:tcPr>
          <w:p w14:paraId="176F76B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Direct observation</w:t>
            </w:r>
          </w:p>
        </w:tc>
        <w:tc>
          <w:tcPr>
            <w:tcW w:w="2624" w:type="dxa"/>
            <w:tcBorders>
              <w:top w:val="nil"/>
              <w:left w:val="nil"/>
              <w:bottom w:val="nil"/>
              <w:right w:val="nil"/>
            </w:tcBorders>
            <w:shd w:val="clear" w:color="000000" w:fill="FFFFFF"/>
            <w:noWrap/>
            <w:vAlign w:val="bottom"/>
            <w:hideMark/>
          </w:tcPr>
          <w:p w14:paraId="2A29FFD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Ortiz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(2003)</w:t>
            </w:r>
          </w:p>
        </w:tc>
      </w:tr>
      <w:tr w:rsidR="00232C9D" w:rsidRPr="00770FE0" w14:paraId="07DA12ED" w14:textId="77777777" w:rsidTr="00AC6B2F">
        <w:trPr>
          <w:trHeight w:val="288"/>
        </w:trPr>
        <w:tc>
          <w:tcPr>
            <w:tcW w:w="2268" w:type="dxa"/>
            <w:tcBorders>
              <w:top w:val="nil"/>
              <w:left w:val="nil"/>
              <w:bottom w:val="nil"/>
              <w:right w:val="nil"/>
            </w:tcBorders>
            <w:shd w:val="clear" w:color="000000" w:fill="FFFFFF"/>
            <w:noWrap/>
            <w:vAlign w:val="bottom"/>
            <w:hideMark/>
          </w:tcPr>
          <w:p w14:paraId="78F62A8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Orthasterias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koehleri</w:t>
            </w:r>
            <w:proofErr w:type="spellEnd"/>
          </w:p>
        </w:tc>
        <w:tc>
          <w:tcPr>
            <w:tcW w:w="2495" w:type="dxa"/>
            <w:tcBorders>
              <w:top w:val="nil"/>
              <w:left w:val="nil"/>
              <w:bottom w:val="nil"/>
              <w:right w:val="nil"/>
            </w:tcBorders>
            <w:shd w:val="clear" w:color="000000" w:fill="FFFFFF"/>
            <w:noWrap/>
            <w:vAlign w:val="bottom"/>
            <w:hideMark/>
          </w:tcPr>
          <w:p w14:paraId="16C96E7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489F3F0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2041655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Mauzey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(1968)</w:t>
            </w:r>
          </w:p>
        </w:tc>
      </w:tr>
      <w:tr w:rsidR="00232C9D" w:rsidRPr="00770FE0" w14:paraId="2493449E" w14:textId="77777777" w:rsidTr="00AC6B2F">
        <w:trPr>
          <w:trHeight w:val="288"/>
        </w:trPr>
        <w:tc>
          <w:tcPr>
            <w:tcW w:w="2268" w:type="dxa"/>
            <w:tcBorders>
              <w:top w:val="nil"/>
              <w:left w:val="nil"/>
              <w:bottom w:val="nil"/>
              <w:right w:val="nil"/>
            </w:tcBorders>
            <w:shd w:val="clear" w:color="000000" w:fill="FFFFFF"/>
            <w:noWrap/>
            <w:vAlign w:val="bottom"/>
            <w:hideMark/>
          </w:tcPr>
          <w:p w14:paraId="5414D0C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Patiria miniata</w:t>
            </w:r>
          </w:p>
        </w:tc>
        <w:tc>
          <w:tcPr>
            <w:tcW w:w="2495" w:type="dxa"/>
            <w:tcBorders>
              <w:top w:val="nil"/>
              <w:left w:val="nil"/>
              <w:bottom w:val="nil"/>
              <w:right w:val="nil"/>
            </w:tcBorders>
            <w:shd w:val="clear" w:color="000000" w:fill="FFFFFF"/>
            <w:noWrap/>
            <w:vAlign w:val="bottom"/>
            <w:hideMark/>
          </w:tcPr>
          <w:p w14:paraId="3D9A7BD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 </w:t>
            </w:r>
            <w:proofErr w:type="spellStart"/>
            <w:r w:rsidRPr="00770FE0">
              <w:rPr>
                <w:rFonts w:ascii="Times New Roman" w:eastAsia="Times New Roman" w:hAnsi="Times New Roman" w:cs="Times New Roman"/>
                <w:i/>
                <w:iCs/>
                <w:color w:val="000000"/>
                <w:sz w:val="24"/>
                <w:szCs w:val="24"/>
              </w:rPr>
              <w:t>hartwegii</w:t>
            </w:r>
            <w:proofErr w:type="spellEnd"/>
          </w:p>
        </w:tc>
        <w:tc>
          <w:tcPr>
            <w:tcW w:w="2568" w:type="dxa"/>
            <w:tcBorders>
              <w:top w:val="nil"/>
              <w:left w:val="nil"/>
              <w:bottom w:val="nil"/>
              <w:right w:val="nil"/>
            </w:tcBorders>
            <w:shd w:val="clear" w:color="000000" w:fill="FFFFFF"/>
            <w:noWrap/>
            <w:vAlign w:val="bottom"/>
            <w:hideMark/>
          </w:tcPr>
          <w:p w14:paraId="6A8D081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3F7C74A2"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DeBevoise</w:t>
            </w:r>
            <w:proofErr w:type="spellEnd"/>
            <w:r w:rsidRPr="00770FE0">
              <w:rPr>
                <w:rFonts w:ascii="Times New Roman" w:eastAsia="Times New Roman" w:hAnsi="Times New Roman" w:cs="Times New Roman"/>
                <w:color w:val="000000"/>
                <w:sz w:val="24"/>
                <w:szCs w:val="24"/>
              </w:rPr>
              <w:t xml:space="preserve"> (1975)</w:t>
            </w:r>
          </w:p>
        </w:tc>
      </w:tr>
      <w:tr w:rsidR="00232C9D" w:rsidRPr="00770FE0" w14:paraId="390C45F7" w14:textId="77777777" w:rsidTr="00AC6B2F">
        <w:trPr>
          <w:trHeight w:val="288"/>
        </w:trPr>
        <w:tc>
          <w:tcPr>
            <w:tcW w:w="2268" w:type="dxa"/>
            <w:tcBorders>
              <w:top w:val="nil"/>
              <w:left w:val="nil"/>
              <w:bottom w:val="nil"/>
              <w:right w:val="nil"/>
            </w:tcBorders>
            <w:shd w:val="clear" w:color="000000" w:fill="FFFFFF"/>
            <w:noWrap/>
            <w:vAlign w:val="bottom"/>
            <w:hideMark/>
          </w:tcPr>
          <w:p w14:paraId="40BC2C1A"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Pisaster ochraceus</w:t>
            </w:r>
          </w:p>
        </w:tc>
        <w:tc>
          <w:tcPr>
            <w:tcW w:w="2495" w:type="dxa"/>
            <w:tcBorders>
              <w:top w:val="nil"/>
              <w:left w:val="nil"/>
              <w:bottom w:val="nil"/>
              <w:right w:val="nil"/>
            </w:tcBorders>
            <w:shd w:val="clear" w:color="000000" w:fill="FFFFFF"/>
            <w:noWrap/>
            <w:vAlign w:val="bottom"/>
            <w:hideMark/>
          </w:tcPr>
          <w:p w14:paraId="0DF4BEF6"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 </w:t>
            </w:r>
            <w:proofErr w:type="spellStart"/>
            <w:r w:rsidRPr="00770FE0">
              <w:rPr>
                <w:rFonts w:ascii="Times New Roman" w:eastAsia="Times New Roman" w:hAnsi="Times New Roman" w:cs="Times New Roman"/>
                <w:i/>
                <w:iCs/>
                <w:color w:val="000000"/>
                <w:sz w:val="24"/>
                <w:szCs w:val="24"/>
              </w:rPr>
              <w:t>hartwegii</w:t>
            </w:r>
            <w:proofErr w:type="spellEnd"/>
          </w:p>
        </w:tc>
        <w:tc>
          <w:tcPr>
            <w:tcW w:w="2568" w:type="dxa"/>
            <w:tcBorders>
              <w:top w:val="nil"/>
              <w:left w:val="nil"/>
              <w:bottom w:val="nil"/>
              <w:right w:val="nil"/>
            </w:tcBorders>
            <w:shd w:val="clear" w:color="000000" w:fill="FFFFFF"/>
            <w:noWrap/>
            <w:vAlign w:val="bottom"/>
            <w:hideMark/>
          </w:tcPr>
          <w:p w14:paraId="014E8AD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Manipulative experiment</w:t>
            </w:r>
          </w:p>
        </w:tc>
        <w:tc>
          <w:tcPr>
            <w:tcW w:w="2624" w:type="dxa"/>
            <w:tcBorders>
              <w:top w:val="nil"/>
              <w:left w:val="nil"/>
              <w:bottom w:val="nil"/>
              <w:right w:val="nil"/>
            </w:tcBorders>
            <w:shd w:val="clear" w:color="000000" w:fill="FFFFFF"/>
            <w:noWrap/>
            <w:vAlign w:val="bottom"/>
            <w:hideMark/>
          </w:tcPr>
          <w:p w14:paraId="3D31C2D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DeBevoise</w:t>
            </w:r>
            <w:proofErr w:type="spellEnd"/>
            <w:r w:rsidRPr="00770FE0">
              <w:rPr>
                <w:rFonts w:ascii="Times New Roman" w:eastAsia="Times New Roman" w:hAnsi="Times New Roman" w:cs="Times New Roman"/>
                <w:color w:val="000000"/>
                <w:sz w:val="24"/>
                <w:szCs w:val="24"/>
              </w:rPr>
              <w:t xml:space="preserve"> (1975)</w:t>
            </w:r>
          </w:p>
        </w:tc>
      </w:tr>
      <w:tr w:rsidR="00232C9D" w:rsidRPr="00770FE0" w14:paraId="4643D8E2" w14:textId="77777777" w:rsidTr="00AC6B2F">
        <w:trPr>
          <w:trHeight w:val="288"/>
        </w:trPr>
        <w:tc>
          <w:tcPr>
            <w:tcW w:w="2268" w:type="dxa"/>
            <w:tcBorders>
              <w:top w:val="nil"/>
              <w:left w:val="nil"/>
              <w:bottom w:val="nil"/>
              <w:right w:val="nil"/>
            </w:tcBorders>
            <w:shd w:val="clear" w:color="000000" w:fill="FFFFFF"/>
            <w:noWrap/>
            <w:vAlign w:val="bottom"/>
            <w:hideMark/>
          </w:tcPr>
          <w:p w14:paraId="26E4D8D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345F8E37"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K. </w:t>
            </w:r>
            <w:proofErr w:type="spellStart"/>
            <w:r w:rsidRPr="00770FE0">
              <w:rPr>
                <w:rFonts w:ascii="Times New Roman" w:eastAsia="Times New Roman" w:hAnsi="Times New Roman" w:cs="Times New Roman"/>
                <w:i/>
                <w:iCs/>
                <w:color w:val="000000"/>
                <w:sz w:val="24"/>
                <w:szCs w:val="24"/>
              </w:rPr>
              <w:t>tunicata</w:t>
            </w:r>
            <w:proofErr w:type="spellEnd"/>
          </w:p>
        </w:tc>
        <w:tc>
          <w:tcPr>
            <w:tcW w:w="2568" w:type="dxa"/>
            <w:tcBorders>
              <w:top w:val="nil"/>
              <w:left w:val="nil"/>
              <w:bottom w:val="nil"/>
              <w:right w:val="nil"/>
            </w:tcBorders>
            <w:shd w:val="clear" w:color="000000" w:fill="FFFFFF"/>
            <w:noWrap/>
            <w:vAlign w:val="bottom"/>
            <w:hideMark/>
          </w:tcPr>
          <w:p w14:paraId="50DFB33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30EB19A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Mauzey (1966)</w:t>
            </w:r>
          </w:p>
        </w:tc>
      </w:tr>
      <w:tr w:rsidR="00232C9D" w:rsidRPr="00770FE0" w14:paraId="2A55E019" w14:textId="77777777" w:rsidTr="00AC6B2F">
        <w:trPr>
          <w:trHeight w:val="288"/>
        </w:trPr>
        <w:tc>
          <w:tcPr>
            <w:tcW w:w="2268" w:type="dxa"/>
            <w:tcBorders>
              <w:top w:val="nil"/>
              <w:left w:val="nil"/>
              <w:bottom w:val="nil"/>
              <w:right w:val="nil"/>
            </w:tcBorders>
            <w:shd w:val="clear" w:color="000000" w:fill="FFFFFF"/>
            <w:noWrap/>
            <w:vAlign w:val="bottom"/>
            <w:hideMark/>
          </w:tcPr>
          <w:p w14:paraId="33E43F4D"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565D47B6"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T. </w:t>
            </w:r>
            <w:proofErr w:type="spellStart"/>
            <w:r w:rsidRPr="00770FE0">
              <w:rPr>
                <w:rFonts w:ascii="Times New Roman" w:eastAsia="Times New Roman" w:hAnsi="Times New Roman" w:cs="Times New Roman"/>
                <w:i/>
                <w:iCs/>
                <w:color w:val="000000"/>
                <w:sz w:val="24"/>
                <w:szCs w:val="24"/>
              </w:rPr>
              <w:t>lineata</w:t>
            </w:r>
            <w:proofErr w:type="spellEnd"/>
          </w:p>
        </w:tc>
        <w:tc>
          <w:tcPr>
            <w:tcW w:w="2568" w:type="dxa"/>
            <w:tcBorders>
              <w:top w:val="nil"/>
              <w:left w:val="nil"/>
              <w:bottom w:val="nil"/>
              <w:right w:val="nil"/>
            </w:tcBorders>
            <w:shd w:val="clear" w:color="000000" w:fill="FFFFFF"/>
            <w:noWrap/>
            <w:vAlign w:val="bottom"/>
            <w:hideMark/>
          </w:tcPr>
          <w:p w14:paraId="5394E9A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12D5ACE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Mauzey (1966)</w:t>
            </w:r>
          </w:p>
        </w:tc>
      </w:tr>
      <w:tr w:rsidR="00232C9D" w:rsidRPr="00770FE0" w14:paraId="651E92CF" w14:textId="77777777" w:rsidTr="00AC6B2F">
        <w:trPr>
          <w:trHeight w:val="288"/>
        </w:trPr>
        <w:tc>
          <w:tcPr>
            <w:tcW w:w="2268" w:type="dxa"/>
            <w:tcBorders>
              <w:top w:val="nil"/>
              <w:left w:val="nil"/>
              <w:bottom w:val="nil"/>
              <w:right w:val="nil"/>
            </w:tcBorders>
            <w:shd w:val="clear" w:color="000000" w:fill="FFFFFF"/>
            <w:noWrap/>
            <w:vAlign w:val="bottom"/>
            <w:hideMark/>
          </w:tcPr>
          <w:p w14:paraId="3B82E6F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27E2667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Mopalia</w:t>
            </w:r>
            <w:proofErr w:type="spellEnd"/>
            <w:r w:rsidRPr="00770FE0">
              <w:rPr>
                <w:rFonts w:ascii="Times New Roman" w:eastAsia="Times New Roman" w:hAnsi="Times New Roman" w:cs="Times New Roman"/>
                <w:i/>
                <w:iCs/>
                <w:color w:val="000000"/>
                <w:sz w:val="24"/>
                <w:szCs w:val="24"/>
              </w:rPr>
              <w:t xml:space="preserve"> sp.</w:t>
            </w:r>
          </w:p>
        </w:tc>
        <w:tc>
          <w:tcPr>
            <w:tcW w:w="2568" w:type="dxa"/>
            <w:tcBorders>
              <w:top w:val="nil"/>
              <w:left w:val="nil"/>
              <w:bottom w:val="nil"/>
              <w:right w:val="nil"/>
            </w:tcBorders>
            <w:shd w:val="clear" w:color="000000" w:fill="FFFFFF"/>
            <w:noWrap/>
            <w:vAlign w:val="bottom"/>
            <w:hideMark/>
          </w:tcPr>
          <w:p w14:paraId="3380F46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752D478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Mauzey (1966)</w:t>
            </w:r>
          </w:p>
        </w:tc>
      </w:tr>
      <w:tr w:rsidR="00232C9D" w:rsidRPr="00770FE0" w14:paraId="5893252E" w14:textId="77777777" w:rsidTr="00AC6B2F">
        <w:trPr>
          <w:trHeight w:val="288"/>
        </w:trPr>
        <w:tc>
          <w:tcPr>
            <w:tcW w:w="2268" w:type="dxa"/>
            <w:tcBorders>
              <w:top w:val="nil"/>
              <w:left w:val="nil"/>
              <w:bottom w:val="nil"/>
              <w:right w:val="nil"/>
            </w:tcBorders>
            <w:shd w:val="clear" w:color="000000" w:fill="FFFFFF"/>
            <w:noWrap/>
            <w:vAlign w:val="bottom"/>
            <w:hideMark/>
          </w:tcPr>
          <w:p w14:paraId="60F2FE0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Stylasterias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forreri</w:t>
            </w:r>
            <w:proofErr w:type="spellEnd"/>
          </w:p>
        </w:tc>
        <w:tc>
          <w:tcPr>
            <w:tcW w:w="2495" w:type="dxa"/>
            <w:tcBorders>
              <w:top w:val="nil"/>
              <w:left w:val="nil"/>
              <w:bottom w:val="nil"/>
              <w:right w:val="nil"/>
            </w:tcBorders>
            <w:shd w:val="clear" w:color="000000" w:fill="FFFFFF"/>
            <w:noWrap/>
            <w:vAlign w:val="bottom"/>
            <w:hideMark/>
          </w:tcPr>
          <w:p w14:paraId="6507D217"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T. </w:t>
            </w:r>
            <w:proofErr w:type="spellStart"/>
            <w:r w:rsidRPr="00770FE0">
              <w:rPr>
                <w:rFonts w:ascii="Times New Roman" w:eastAsia="Times New Roman" w:hAnsi="Times New Roman" w:cs="Times New Roman"/>
                <w:i/>
                <w:iCs/>
                <w:color w:val="000000"/>
                <w:sz w:val="24"/>
                <w:szCs w:val="24"/>
              </w:rPr>
              <w:t>lineata</w:t>
            </w:r>
            <w:proofErr w:type="spellEnd"/>
          </w:p>
        </w:tc>
        <w:tc>
          <w:tcPr>
            <w:tcW w:w="2568" w:type="dxa"/>
            <w:tcBorders>
              <w:top w:val="nil"/>
              <w:left w:val="nil"/>
              <w:bottom w:val="nil"/>
              <w:right w:val="nil"/>
            </w:tcBorders>
            <w:shd w:val="clear" w:color="000000" w:fill="FFFFFF"/>
            <w:noWrap/>
            <w:vAlign w:val="bottom"/>
            <w:hideMark/>
          </w:tcPr>
          <w:p w14:paraId="7813B91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27B15192"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Mauzey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(1968)</w:t>
            </w:r>
          </w:p>
        </w:tc>
      </w:tr>
      <w:tr w:rsidR="00232C9D" w:rsidRPr="00770FE0" w14:paraId="7C6DB3BF" w14:textId="77777777" w:rsidTr="00AC6B2F">
        <w:trPr>
          <w:trHeight w:val="288"/>
        </w:trPr>
        <w:tc>
          <w:tcPr>
            <w:tcW w:w="2268" w:type="dxa"/>
            <w:tcBorders>
              <w:top w:val="nil"/>
              <w:left w:val="nil"/>
              <w:bottom w:val="nil"/>
              <w:right w:val="nil"/>
            </w:tcBorders>
            <w:shd w:val="clear" w:color="000000" w:fill="FFFFFF"/>
            <w:noWrap/>
            <w:vAlign w:val="bottom"/>
            <w:hideMark/>
          </w:tcPr>
          <w:p w14:paraId="20063911"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Fishes</w:t>
            </w:r>
          </w:p>
        </w:tc>
        <w:tc>
          <w:tcPr>
            <w:tcW w:w="2495" w:type="dxa"/>
            <w:tcBorders>
              <w:top w:val="nil"/>
              <w:left w:val="nil"/>
              <w:bottom w:val="nil"/>
              <w:right w:val="nil"/>
            </w:tcBorders>
            <w:shd w:val="clear" w:color="000000" w:fill="FFFFFF"/>
            <w:noWrap/>
            <w:vAlign w:val="bottom"/>
            <w:hideMark/>
          </w:tcPr>
          <w:p w14:paraId="29C8157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i/>
                <w:iCs/>
                <w:color w:val="000000"/>
                <w:sz w:val="24"/>
                <w:szCs w:val="24"/>
              </w:rPr>
              <w:t>Stenoplax</w:t>
            </w:r>
            <w:proofErr w:type="spellEnd"/>
            <w:r w:rsidRPr="00770FE0">
              <w:rPr>
                <w:rFonts w:ascii="Times New Roman" w:eastAsia="Times New Roman" w:hAnsi="Times New Roman" w:cs="Times New Roman"/>
                <w:color w:val="000000"/>
                <w:sz w:val="24"/>
                <w:szCs w:val="24"/>
              </w:rPr>
              <w:t xml:space="preserve"> spp.</w:t>
            </w:r>
          </w:p>
        </w:tc>
        <w:tc>
          <w:tcPr>
            <w:tcW w:w="2568" w:type="dxa"/>
            <w:tcBorders>
              <w:top w:val="nil"/>
              <w:left w:val="nil"/>
              <w:bottom w:val="nil"/>
              <w:right w:val="nil"/>
            </w:tcBorders>
            <w:shd w:val="clear" w:color="000000" w:fill="FFFFFF"/>
            <w:noWrap/>
            <w:vAlign w:val="bottom"/>
            <w:hideMark/>
          </w:tcPr>
          <w:p w14:paraId="7BEC83B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3B851B1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Cox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(1997)</w:t>
            </w:r>
          </w:p>
        </w:tc>
      </w:tr>
      <w:tr w:rsidR="00232C9D" w:rsidRPr="00770FE0" w14:paraId="3037984A" w14:textId="77777777" w:rsidTr="00AC6B2F">
        <w:trPr>
          <w:trHeight w:val="288"/>
        </w:trPr>
        <w:tc>
          <w:tcPr>
            <w:tcW w:w="2268" w:type="dxa"/>
            <w:tcBorders>
              <w:top w:val="nil"/>
              <w:left w:val="nil"/>
              <w:bottom w:val="nil"/>
              <w:right w:val="nil"/>
            </w:tcBorders>
            <w:shd w:val="clear" w:color="000000" w:fill="FFFFFF"/>
            <w:noWrap/>
            <w:vAlign w:val="bottom"/>
            <w:hideMark/>
          </w:tcPr>
          <w:p w14:paraId="1795978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Abudefduf taurus</w:t>
            </w:r>
          </w:p>
        </w:tc>
        <w:tc>
          <w:tcPr>
            <w:tcW w:w="2495" w:type="dxa"/>
            <w:tcBorders>
              <w:top w:val="nil"/>
              <w:left w:val="nil"/>
              <w:bottom w:val="nil"/>
              <w:right w:val="nil"/>
            </w:tcBorders>
            <w:shd w:val="clear" w:color="000000" w:fill="FFFFFF"/>
            <w:noWrap/>
            <w:vAlign w:val="bottom"/>
            <w:hideMark/>
          </w:tcPr>
          <w:p w14:paraId="60E2FAA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7EB7702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5E564F9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1763D76E" w14:textId="77777777" w:rsidTr="00AC6B2F">
        <w:trPr>
          <w:trHeight w:val="288"/>
        </w:trPr>
        <w:tc>
          <w:tcPr>
            <w:tcW w:w="2268" w:type="dxa"/>
            <w:tcBorders>
              <w:top w:val="nil"/>
              <w:left w:val="nil"/>
              <w:bottom w:val="nil"/>
              <w:right w:val="nil"/>
            </w:tcBorders>
            <w:shd w:val="clear" w:color="000000" w:fill="FFFFFF"/>
            <w:noWrap/>
            <w:vAlign w:val="bottom"/>
            <w:hideMark/>
          </w:tcPr>
          <w:p w14:paraId="5FDA1936"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lastRenderedPageBreak/>
              <w:t>Anisotremus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virginicus</w:t>
            </w:r>
            <w:proofErr w:type="spellEnd"/>
            <w:r w:rsidRPr="00770FE0">
              <w:rPr>
                <w:rFonts w:ascii="Times New Roman" w:eastAsia="Times New Roman" w:hAnsi="Times New Roman" w:cs="Times New Roman"/>
                <w:i/>
                <w:iCs/>
                <w:color w:val="000000"/>
                <w:sz w:val="24"/>
                <w:szCs w:val="24"/>
              </w:rPr>
              <w:t xml:space="preserve"> </w:t>
            </w:r>
          </w:p>
        </w:tc>
        <w:tc>
          <w:tcPr>
            <w:tcW w:w="2495" w:type="dxa"/>
            <w:tcBorders>
              <w:top w:val="nil"/>
              <w:left w:val="nil"/>
              <w:bottom w:val="nil"/>
              <w:right w:val="nil"/>
            </w:tcBorders>
            <w:shd w:val="clear" w:color="000000" w:fill="FFFFFF"/>
            <w:noWrap/>
            <w:vAlign w:val="bottom"/>
            <w:hideMark/>
          </w:tcPr>
          <w:p w14:paraId="4D060DA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7C467BC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3706B53E"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7A79B1CC" w14:textId="77777777" w:rsidTr="00AC6B2F">
        <w:trPr>
          <w:trHeight w:val="288"/>
        </w:trPr>
        <w:tc>
          <w:tcPr>
            <w:tcW w:w="2268" w:type="dxa"/>
            <w:tcBorders>
              <w:top w:val="nil"/>
              <w:left w:val="nil"/>
              <w:bottom w:val="nil"/>
              <w:right w:val="nil"/>
            </w:tcBorders>
            <w:shd w:val="clear" w:color="000000" w:fill="FFFFFF"/>
            <w:noWrap/>
            <w:vAlign w:val="center"/>
            <w:hideMark/>
          </w:tcPr>
          <w:p w14:paraId="6C4C4A82"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Balistes </w:t>
            </w:r>
            <w:proofErr w:type="spellStart"/>
            <w:r w:rsidRPr="00770FE0">
              <w:rPr>
                <w:rFonts w:ascii="Times New Roman" w:eastAsia="Times New Roman" w:hAnsi="Times New Roman" w:cs="Times New Roman"/>
                <w:i/>
                <w:iCs/>
                <w:color w:val="000000"/>
                <w:sz w:val="24"/>
                <w:szCs w:val="24"/>
              </w:rPr>
              <w:t>vetula</w:t>
            </w:r>
            <w:proofErr w:type="spellEnd"/>
          </w:p>
        </w:tc>
        <w:tc>
          <w:tcPr>
            <w:tcW w:w="2495" w:type="dxa"/>
            <w:tcBorders>
              <w:top w:val="nil"/>
              <w:left w:val="nil"/>
              <w:bottom w:val="nil"/>
              <w:right w:val="nil"/>
            </w:tcBorders>
            <w:shd w:val="clear" w:color="000000" w:fill="FFFFFF"/>
            <w:noWrap/>
            <w:vAlign w:val="center"/>
            <w:hideMark/>
          </w:tcPr>
          <w:p w14:paraId="45D35C3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588618C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2B715FDD"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p w14:paraId="3777656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 </w:t>
            </w:r>
            <w:proofErr w:type="spellStart"/>
            <w:r w:rsidRPr="00770FE0">
              <w:rPr>
                <w:rFonts w:ascii="Times New Roman" w:eastAsia="Times New Roman" w:hAnsi="Times New Roman" w:cs="Times New Roman"/>
                <w:color w:val="000000"/>
                <w:sz w:val="24"/>
                <w:szCs w:val="24"/>
              </w:rPr>
              <w:t>Reinthal</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(1984)</w:t>
            </w:r>
          </w:p>
        </w:tc>
      </w:tr>
      <w:tr w:rsidR="00232C9D" w:rsidRPr="00770FE0" w14:paraId="37F2C8C9" w14:textId="77777777" w:rsidTr="00AC6B2F">
        <w:trPr>
          <w:trHeight w:val="288"/>
        </w:trPr>
        <w:tc>
          <w:tcPr>
            <w:tcW w:w="2268" w:type="dxa"/>
            <w:tcBorders>
              <w:top w:val="nil"/>
              <w:left w:val="nil"/>
              <w:bottom w:val="nil"/>
              <w:right w:val="nil"/>
            </w:tcBorders>
            <w:shd w:val="clear" w:color="000000" w:fill="FFFFFF"/>
            <w:noWrap/>
            <w:vAlign w:val="bottom"/>
            <w:hideMark/>
          </w:tcPr>
          <w:p w14:paraId="29A6E4B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Bodianus</w:t>
            </w:r>
            <w:proofErr w:type="spellEnd"/>
            <w:r w:rsidRPr="00770FE0">
              <w:rPr>
                <w:rFonts w:ascii="Times New Roman" w:eastAsia="Times New Roman" w:hAnsi="Times New Roman" w:cs="Times New Roman"/>
                <w:i/>
                <w:iCs/>
                <w:color w:val="000000"/>
                <w:sz w:val="24"/>
                <w:szCs w:val="24"/>
              </w:rPr>
              <w:t xml:space="preserve"> rufus</w:t>
            </w:r>
          </w:p>
        </w:tc>
        <w:tc>
          <w:tcPr>
            <w:tcW w:w="2495" w:type="dxa"/>
            <w:tcBorders>
              <w:top w:val="nil"/>
              <w:left w:val="nil"/>
              <w:bottom w:val="nil"/>
              <w:right w:val="nil"/>
            </w:tcBorders>
            <w:shd w:val="clear" w:color="000000" w:fill="FFFFFF"/>
            <w:noWrap/>
            <w:vAlign w:val="bottom"/>
            <w:hideMark/>
          </w:tcPr>
          <w:p w14:paraId="02A0C88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Calloplax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janeirensis</w:t>
            </w:r>
            <w:proofErr w:type="spellEnd"/>
          </w:p>
        </w:tc>
        <w:tc>
          <w:tcPr>
            <w:tcW w:w="2568" w:type="dxa"/>
            <w:tcBorders>
              <w:top w:val="nil"/>
              <w:left w:val="nil"/>
              <w:bottom w:val="nil"/>
              <w:right w:val="nil"/>
            </w:tcBorders>
            <w:shd w:val="clear" w:color="000000" w:fill="FFFFFF"/>
            <w:noWrap/>
            <w:vAlign w:val="bottom"/>
            <w:hideMark/>
          </w:tcPr>
          <w:p w14:paraId="6D389AAF"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2F9310A8"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6CB7ECEE" w14:textId="77777777" w:rsidTr="00AC6B2F">
        <w:trPr>
          <w:trHeight w:val="288"/>
        </w:trPr>
        <w:tc>
          <w:tcPr>
            <w:tcW w:w="2268" w:type="dxa"/>
            <w:tcBorders>
              <w:top w:val="nil"/>
              <w:left w:val="nil"/>
              <w:bottom w:val="nil"/>
              <w:right w:val="nil"/>
            </w:tcBorders>
            <w:shd w:val="clear" w:color="000000" w:fill="FFFFFF"/>
            <w:noWrap/>
            <w:vAlign w:val="bottom"/>
            <w:hideMark/>
          </w:tcPr>
          <w:p w14:paraId="780D92FE"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Calamus </w:t>
            </w:r>
            <w:proofErr w:type="spellStart"/>
            <w:r w:rsidRPr="00770FE0">
              <w:rPr>
                <w:rFonts w:ascii="Times New Roman" w:eastAsia="Times New Roman" w:hAnsi="Times New Roman" w:cs="Times New Roman"/>
                <w:i/>
                <w:iCs/>
                <w:color w:val="000000"/>
                <w:sz w:val="24"/>
                <w:szCs w:val="24"/>
              </w:rPr>
              <w:t>calamus</w:t>
            </w:r>
            <w:proofErr w:type="spellEnd"/>
          </w:p>
        </w:tc>
        <w:tc>
          <w:tcPr>
            <w:tcW w:w="2495" w:type="dxa"/>
            <w:tcBorders>
              <w:top w:val="nil"/>
              <w:left w:val="nil"/>
              <w:bottom w:val="nil"/>
              <w:right w:val="nil"/>
            </w:tcBorders>
            <w:shd w:val="clear" w:color="000000" w:fill="FFFFFF"/>
            <w:noWrap/>
            <w:vAlign w:val="bottom"/>
            <w:hideMark/>
          </w:tcPr>
          <w:p w14:paraId="3BCD218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478BBFE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574E2A4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5693C937" w14:textId="77777777" w:rsidTr="00AC6B2F">
        <w:trPr>
          <w:trHeight w:val="288"/>
        </w:trPr>
        <w:tc>
          <w:tcPr>
            <w:tcW w:w="2268" w:type="dxa"/>
            <w:tcBorders>
              <w:top w:val="nil"/>
              <w:left w:val="nil"/>
              <w:bottom w:val="nil"/>
              <w:right w:val="nil"/>
            </w:tcBorders>
            <w:shd w:val="clear" w:color="000000" w:fill="FFFFFF"/>
            <w:noWrap/>
            <w:vAlign w:val="bottom"/>
            <w:hideMark/>
          </w:tcPr>
          <w:p w14:paraId="6709673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Coris </w:t>
            </w:r>
            <w:proofErr w:type="spellStart"/>
            <w:r w:rsidRPr="00770FE0">
              <w:rPr>
                <w:rFonts w:ascii="Times New Roman" w:eastAsia="Times New Roman" w:hAnsi="Times New Roman" w:cs="Times New Roman"/>
                <w:i/>
                <w:iCs/>
                <w:color w:val="000000"/>
                <w:sz w:val="24"/>
                <w:szCs w:val="24"/>
              </w:rPr>
              <w:t>gaimard</w:t>
            </w:r>
            <w:proofErr w:type="spellEnd"/>
          </w:p>
        </w:tc>
        <w:tc>
          <w:tcPr>
            <w:tcW w:w="2495" w:type="dxa"/>
            <w:tcBorders>
              <w:top w:val="nil"/>
              <w:left w:val="nil"/>
              <w:bottom w:val="nil"/>
              <w:right w:val="nil"/>
            </w:tcBorders>
            <w:shd w:val="clear" w:color="000000" w:fill="FFFFFF"/>
            <w:noWrap/>
            <w:vAlign w:val="bottom"/>
            <w:hideMark/>
          </w:tcPr>
          <w:p w14:paraId="6EC878A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1BCA4F5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3B521246"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Shibuno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(1994)</w:t>
            </w:r>
          </w:p>
        </w:tc>
      </w:tr>
      <w:tr w:rsidR="00232C9D" w:rsidRPr="00770FE0" w14:paraId="775E48EA" w14:textId="77777777" w:rsidTr="00AC6B2F">
        <w:trPr>
          <w:trHeight w:val="288"/>
        </w:trPr>
        <w:tc>
          <w:tcPr>
            <w:tcW w:w="2268" w:type="dxa"/>
            <w:tcBorders>
              <w:top w:val="nil"/>
              <w:left w:val="nil"/>
              <w:bottom w:val="nil"/>
              <w:right w:val="nil"/>
            </w:tcBorders>
            <w:shd w:val="clear" w:color="000000" w:fill="FFFFFF"/>
            <w:noWrap/>
            <w:vAlign w:val="bottom"/>
            <w:hideMark/>
          </w:tcPr>
          <w:p w14:paraId="7E9B2F4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Diplodus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caudimacula</w:t>
            </w:r>
            <w:proofErr w:type="spellEnd"/>
          </w:p>
        </w:tc>
        <w:tc>
          <w:tcPr>
            <w:tcW w:w="2495" w:type="dxa"/>
            <w:tcBorders>
              <w:top w:val="nil"/>
              <w:left w:val="nil"/>
              <w:bottom w:val="nil"/>
              <w:right w:val="nil"/>
            </w:tcBorders>
            <w:shd w:val="clear" w:color="000000" w:fill="FFFFFF"/>
            <w:noWrap/>
            <w:vAlign w:val="bottom"/>
            <w:hideMark/>
          </w:tcPr>
          <w:p w14:paraId="2270962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bottom"/>
            <w:hideMark/>
          </w:tcPr>
          <w:p w14:paraId="543CF8D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bottom"/>
            <w:hideMark/>
          </w:tcPr>
          <w:p w14:paraId="4223ED9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18FAFE0F" w14:textId="77777777" w:rsidTr="00AC6B2F">
        <w:trPr>
          <w:trHeight w:val="288"/>
        </w:trPr>
        <w:tc>
          <w:tcPr>
            <w:tcW w:w="2268" w:type="dxa"/>
            <w:tcBorders>
              <w:top w:val="nil"/>
              <w:left w:val="nil"/>
              <w:bottom w:val="nil"/>
              <w:right w:val="nil"/>
            </w:tcBorders>
            <w:shd w:val="clear" w:color="000000" w:fill="FFFFFF"/>
            <w:noWrap/>
            <w:vAlign w:val="center"/>
            <w:hideMark/>
          </w:tcPr>
          <w:p w14:paraId="77202666"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D. vulgaris</w:t>
            </w:r>
          </w:p>
        </w:tc>
        <w:tc>
          <w:tcPr>
            <w:tcW w:w="2495" w:type="dxa"/>
            <w:tcBorders>
              <w:top w:val="nil"/>
              <w:left w:val="nil"/>
              <w:bottom w:val="nil"/>
              <w:right w:val="nil"/>
            </w:tcBorders>
            <w:shd w:val="clear" w:color="000000" w:fill="FFFFFF"/>
            <w:noWrap/>
            <w:vAlign w:val="center"/>
            <w:hideMark/>
          </w:tcPr>
          <w:p w14:paraId="276E1EC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Acanthochitona</w:t>
            </w:r>
            <w:proofErr w:type="spellEnd"/>
            <w:r w:rsidRPr="00770FE0">
              <w:rPr>
                <w:rFonts w:ascii="Times New Roman" w:eastAsia="Times New Roman" w:hAnsi="Times New Roman" w:cs="Times New Roman"/>
                <w:i/>
                <w:iCs/>
                <w:color w:val="000000"/>
                <w:sz w:val="24"/>
                <w:szCs w:val="24"/>
              </w:rPr>
              <w:t xml:space="preserve"> fascicularis</w:t>
            </w:r>
          </w:p>
        </w:tc>
        <w:tc>
          <w:tcPr>
            <w:tcW w:w="2568" w:type="dxa"/>
            <w:tcBorders>
              <w:top w:val="nil"/>
              <w:left w:val="nil"/>
              <w:bottom w:val="nil"/>
              <w:right w:val="nil"/>
            </w:tcBorders>
            <w:shd w:val="clear" w:color="000000" w:fill="FFFFFF"/>
            <w:noWrap/>
            <w:vAlign w:val="center"/>
            <w:hideMark/>
          </w:tcPr>
          <w:p w14:paraId="469E83C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center"/>
            <w:hideMark/>
          </w:tcPr>
          <w:p w14:paraId="4A32C6A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Pallaoro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(2006)</w:t>
            </w:r>
          </w:p>
        </w:tc>
      </w:tr>
      <w:tr w:rsidR="00232C9D" w:rsidRPr="00770FE0" w14:paraId="6F78EF87" w14:textId="77777777" w:rsidTr="00AC6B2F">
        <w:trPr>
          <w:trHeight w:val="288"/>
        </w:trPr>
        <w:tc>
          <w:tcPr>
            <w:tcW w:w="2268" w:type="dxa"/>
            <w:tcBorders>
              <w:top w:val="nil"/>
              <w:left w:val="nil"/>
              <w:bottom w:val="nil"/>
              <w:right w:val="nil"/>
            </w:tcBorders>
            <w:shd w:val="clear" w:color="000000" w:fill="FFFFFF"/>
            <w:noWrap/>
            <w:vAlign w:val="bottom"/>
            <w:hideMark/>
          </w:tcPr>
          <w:p w14:paraId="6FF14AAE"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16CAEF1F"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Callochiton</w:t>
            </w:r>
            <w:proofErr w:type="spellEnd"/>
            <w:r w:rsidRPr="00770FE0">
              <w:rPr>
                <w:rFonts w:ascii="Times New Roman" w:eastAsia="Times New Roman" w:hAnsi="Times New Roman" w:cs="Times New Roman"/>
                <w:i/>
                <w:iCs/>
                <w:color w:val="000000"/>
                <w:sz w:val="24"/>
                <w:szCs w:val="24"/>
              </w:rPr>
              <w:t xml:space="preserve"> laevis</w:t>
            </w:r>
          </w:p>
        </w:tc>
        <w:tc>
          <w:tcPr>
            <w:tcW w:w="2568" w:type="dxa"/>
            <w:tcBorders>
              <w:top w:val="nil"/>
              <w:left w:val="nil"/>
              <w:bottom w:val="nil"/>
              <w:right w:val="nil"/>
            </w:tcBorders>
            <w:shd w:val="clear" w:color="000000" w:fill="FFFFFF"/>
            <w:noWrap/>
            <w:vAlign w:val="bottom"/>
            <w:hideMark/>
          </w:tcPr>
          <w:p w14:paraId="0244401F"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0F5CA029"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Pallaoro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(2006)</w:t>
            </w:r>
          </w:p>
        </w:tc>
      </w:tr>
      <w:tr w:rsidR="00232C9D" w:rsidRPr="00770FE0" w14:paraId="6D5D687A" w14:textId="77777777" w:rsidTr="00AC6B2F">
        <w:trPr>
          <w:trHeight w:val="288"/>
        </w:trPr>
        <w:tc>
          <w:tcPr>
            <w:tcW w:w="2268" w:type="dxa"/>
            <w:tcBorders>
              <w:top w:val="nil"/>
              <w:left w:val="nil"/>
              <w:bottom w:val="nil"/>
              <w:right w:val="nil"/>
            </w:tcBorders>
            <w:shd w:val="clear" w:color="000000" w:fill="FFFFFF"/>
            <w:noWrap/>
            <w:vAlign w:val="bottom"/>
            <w:hideMark/>
          </w:tcPr>
          <w:p w14:paraId="0D8A0C73"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040C5BB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Rhyssoplax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corallina</w:t>
            </w:r>
            <w:proofErr w:type="spellEnd"/>
          </w:p>
        </w:tc>
        <w:tc>
          <w:tcPr>
            <w:tcW w:w="2568" w:type="dxa"/>
            <w:tcBorders>
              <w:top w:val="nil"/>
              <w:left w:val="nil"/>
              <w:bottom w:val="nil"/>
              <w:right w:val="nil"/>
            </w:tcBorders>
            <w:shd w:val="clear" w:color="000000" w:fill="FFFFFF"/>
            <w:noWrap/>
            <w:vAlign w:val="bottom"/>
            <w:hideMark/>
          </w:tcPr>
          <w:p w14:paraId="692831D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460C9FD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Pallaoro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(2006)</w:t>
            </w:r>
          </w:p>
        </w:tc>
      </w:tr>
      <w:tr w:rsidR="00232C9D" w:rsidRPr="00770FE0" w14:paraId="54FFD308" w14:textId="77777777" w:rsidTr="00AC6B2F">
        <w:trPr>
          <w:trHeight w:val="288"/>
        </w:trPr>
        <w:tc>
          <w:tcPr>
            <w:tcW w:w="2268" w:type="dxa"/>
            <w:tcBorders>
              <w:top w:val="nil"/>
              <w:left w:val="nil"/>
              <w:bottom w:val="nil"/>
              <w:right w:val="nil"/>
            </w:tcBorders>
            <w:shd w:val="clear" w:color="000000" w:fill="FFFFFF"/>
            <w:noWrap/>
            <w:vAlign w:val="bottom"/>
            <w:hideMark/>
          </w:tcPr>
          <w:p w14:paraId="337DFAF2"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0310DBA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Rhyssoplax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olivácea</w:t>
            </w:r>
            <w:proofErr w:type="spellEnd"/>
          </w:p>
        </w:tc>
        <w:tc>
          <w:tcPr>
            <w:tcW w:w="2568" w:type="dxa"/>
            <w:tcBorders>
              <w:top w:val="nil"/>
              <w:left w:val="nil"/>
              <w:bottom w:val="nil"/>
              <w:right w:val="nil"/>
            </w:tcBorders>
            <w:shd w:val="clear" w:color="000000" w:fill="FFFFFF"/>
            <w:noWrap/>
            <w:vAlign w:val="bottom"/>
            <w:hideMark/>
          </w:tcPr>
          <w:p w14:paraId="38C8337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736A6DB6"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Pallaoro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(2006)</w:t>
            </w:r>
          </w:p>
        </w:tc>
      </w:tr>
      <w:tr w:rsidR="00232C9D" w:rsidRPr="00770FE0" w14:paraId="13A4BA6A" w14:textId="77777777" w:rsidTr="00AC6B2F">
        <w:trPr>
          <w:trHeight w:val="288"/>
        </w:trPr>
        <w:tc>
          <w:tcPr>
            <w:tcW w:w="2268" w:type="dxa"/>
            <w:tcBorders>
              <w:top w:val="nil"/>
              <w:left w:val="nil"/>
              <w:bottom w:val="nil"/>
              <w:right w:val="nil"/>
            </w:tcBorders>
            <w:shd w:val="clear" w:color="000000" w:fill="FFFFFF"/>
            <w:noWrap/>
            <w:vAlign w:val="bottom"/>
            <w:hideMark/>
          </w:tcPr>
          <w:p w14:paraId="754FB3BE"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0DAF781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rissoi</w:t>
            </w:r>
            <w:proofErr w:type="spellEnd"/>
          </w:p>
        </w:tc>
        <w:tc>
          <w:tcPr>
            <w:tcW w:w="2568" w:type="dxa"/>
            <w:tcBorders>
              <w:top w:val="nil"/>
              <w:left w:val="nil"/>
              <w:bottom w:val="nil"/>
              <w:right w:val="nil"/>
            </w:tcBorders>
            <w:shd w:val="clear" w:color="000000" w:fill="FFFFFF"/>
            <w:noWrap/>
            <w:vAlign w:val="bottom"/>
            <w:hideMark/>
          </w:tcPr>
          <w:p w14:paraId="1F9DB0F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7F9BB612"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Pallaoro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(2006)</w:t>
            </w:r>
          </w:p>
        </w:tc>
      </w:tr>
      <w:tr w:rsidR="00232C9D" w:rsidRPr="00770FE0" w14:paraId="74F7B226" w14:textId="77777777" w:rsidTr="00AC6B2F">
        <w:trPr>
          <w:trHeight w:val="288"/>
        </w:trPr>
        <w:tc>
          <w:tcPr>
            <w:tcW w:w="2268" w:type="dxa"/>
            <w:tcBorders>
              <w:top w:val="nil"/>
              <w:left w:val="nil"/>
              <w:bottom w:val="nil"/>
              <w:right w:val="nil"/>
            </w:tcBorders>
            <w:shd w:val="clear" w:color="000000" w:fill="FFFFFF"/>
            <w:noWrap/>
            <w:vAlign w:val="bottom"/>
            <w:hideMark/>
          </w:tcPr>
          <w:p w14:paraId="3190414F"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bottom"/>
            <w:hideMark/>
          </w:tcPr>
          <w:p w14:paraId="06265483"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Lepidopleurus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cajetanus</w:t>
            </w:r>
            <w:proofErr w:type="spellEnd"/>
          </w:p>
        </w:tc>
        <w:tc>
          <w:tcPr>
            <w:tcW w:w="2568" w:type="dxa"/>
            <w:tcBorders>
              <w:top w:val="nil"/>
              <w:left w:val="nil"/>
              <w:bottom w:val="nil"/>
              <w:right w:val="nil"/>
            </w:tcBorders>
            <w:shd w:val="clear" w:color="000000" w:fill="FFFFFF"/>
            <w:noWrap/>
            <w:vAlign w:val="bottom"/>
            <w:hideMark/>
          </w:tcPr>
          <w:p w14:paraId="0784CCC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bottom"/>
            <w:hideMark/>
          </w:tcPr>
          <w:p w14:paraId="0CB0C80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Pallaoro</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(2006)</w:t>
            </w:r>
          </w:p>
        </w:tc>
      </w:tr>
      <w:tr w:rsidR="00232C9D" w:rsidRPr="00770FE0" w14:paraId="2247736A" w14:textId="77777777" w:rsidTr="00AC6B2F">
        <w:trPr>
          <w:trHeight w:val="288"/>
        </w:trPr>
        <w:tc>
          <w:tcPr>
            <w:tcW w:w="2268" w:type="dxa"/>
            <w:tcBorders>
              <w:top w:val="nil"/>
              <w:left w:val="nil"/>
              <w:bottom w:val="nil"/>
              <w:right w:val="nil"/>
            </w:tcBorders>
            <w:shd w:val="clear" w:color="000000" w:fill="FFFFFF"/>
            <w:noWrap/>
            <w:vAlign w:val="center"/>
            <w:hideMark/>
          </w:tcPr>
          <w:p w14:paraId="5D7A5FAD"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Epinephelus </w:t>
            </w:r>
            <w:proofErr w:type="spellStart"/>
            <w:r w:rsidRPr="00770FE0">
              <w:rPr>
                <w:rFonts w:ascii="Times New Roman" w:eastAsia="Times New Roman" w:hAnsi="Times New Roman" w:cs="Times New Roman"/>
                <w:i/>
                <w:iCs/>
                <w:color w:val="000000"/>
                <w:sz w:val="24"/>
                <w:szCs w:val="24"/>
              </w:rPr>
              <w:t>adscensionis</w:t>
            </w:r>
            <w:proofErr w:type="spellEnd"/>
          </w:p>
        </w:tc>
        <w:tc>
          <w:tcPr>
            <w:tcW w:w="2495" w:type="dxa"/>
            <w:tcBorders>
              <w:top w:val="nil"/>
              <w:left w:val="nil"/>
              <w:bottom w:val="nil"/>
              <w:right w:val="nil"/>
            </w:tcBorders>
            <w:shd w:val="clear" w:color="000000" w:fill="FFFFFF"/>
            <w:noWrap/>
            <w:vAlign w:val="center"/>
            <w:hideMark/>
          </w:tcPr>
          <w:p w14:paraId="3AB5641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Acanthochitona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hemphilli</w:t>
            </w:r>
            <w:proofErr w:type="spellEnd"/>
          </w:p>
        </w:tc>
        <w:tc>
          <w:tcPr>
            <w:tcW w:w="2568" w:type="dxa"/>
            <w:tcBorders>
              <w:top w:val="nil"/>
              <w:left w:val="nil"/>
              <w:bottom w:val="nil"/>
              <w:right w:val="nil"/>
            </w:tcBorders>
            <w:shd w:val="clear" w:color="000000" w:fill="FFFFFF"/>
            <w:noWrap/>
            <w:vAlign w:val="center"/>
            <w:hideMark/>
          </w:tcPr>
          <w:p w14:paraId="5BCC891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50B3F19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3E2694F3" w14:textId="77777777" w:rsidTr="00AC6B2F">
        <w:trPr>
          <w:trHeight w:val="288"/>
        </w:trPr>
        <w:tc>
          <w:tcPr>
            <w:tcW w:w="2268" w:type="dxa"/>
            <w:tcBorders>
              <w:top w:val="nil"/>
              <w:left w:val="nil"/>
              <w:bottom w:val="nil"/>
              <w:right w:val="nil"/>
            </w:tcBorders>
            <w:shd w:val="clear" w:color="000000" w:fill="FFFFFF"/>
            <w:noWrap/>
            <w:vAlign w:val="center"/>
            <w:hideMark/>
          </w:tcPr>
          <w:p w14:paraId="2A236946"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Haemulon</w:t>
            </w:r>
            <w:proofErr w:type="spellEnd"/>
            <w:r w:rsidRPr="00770FE0">
              <w:rPr>
                <w:rFonts w:ascii="Times New Roman" w:eastAsia="Times New Roman" w:hAnsi="Times New Roman" w:cs="Times New Roman"/>
                <w:i/>
                <w:iCs/>
                <w:color w:val="000000"/>
                <w:sz w:val="24"/>
                <w:szCs w:val="24"/>
              </w:rPr>
              <w:t xml:space="preserve"> album</w:t>
            </w:r>
          </w:p>
        </w:tc>
        <w:tc>
          <w:tcPr>
            <w:tcW w:w="2495" w:type="dxa"/>
            <w:tcBorders>
              <w:top w:val="nil"/>
              <w:left w:val="nil"/>
              <w:bottom w:val="nil"/>
              <w:right w:val="nil"/>
            </w:tcBorders>
            <w:shd w:val="clear" w:color="000000" w:fill="FFFFFF"/>
            <w:noWrap/>
            <w:vAlign w:val="center"/>
            <w:hideMark/>
          </w:tcPr>
          <w:p w14:paraId="2B8A6C0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785E70CD"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5A1A4DC6"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113B59B1" w14:textId="77777777" w:rsidTr="00AC6B2F">
        <w:trPr>
          <w:trHeight w:val="288"/>
        </w:trPr>
        <w:tc>
          <w:tcPr>
            <w:tcW w:w="2268" w:type="dxa"/>
            <w:tcBorders>
              <w:top w:val="nil"/>
              <w:left w:val="nil"/>
              <w:bottom w:val="nil"/>
              <w:right w:val="nil"/>
            </w:tcBorders>
            <w:shd w:val="clear" w:color="000000" w:fill="FFFFFF"/>
            <w:noWrap/>
            <w:vAlign w:val="center"/>
            <w:hideMark/>
          </w:tcPr>
          <w:p w14:paraId="692CF6F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H. </w:t>
            </w:r>
            <w:proofErr w:type="spellStart"/>
            <w:r w:rsidRPr="00770FE0">
              <w:rPr>
                <w:rFonts w:ascii="Times New Roman" w:eastAsia="Times New Roman" w:hAnsi="Times New Roman" w:cs="Times New Roman"/>
                <w:i/>
                <w:iCs/>
                <w:color w:val="000000"/>
                <w:sz w:val="24"/>
                <w:szCs w:val="24"/>
              </w:rPr>
              <w:t>carbonarium</w:t>
            </w:r>
            <w:proofErr w:type="spellEnd"/>
          </w:p>
        </w:tc>
        <w:tc>
          <w:tcPr>
            <w:tcW w:w="2495" w:type="dxa"/>
            <w:tcBorders>
              <w:top w:val="nil"/>
              <w:left w:val="nil"/>
              <w:bottom w:val="nil"/>
              <w:right w:val="nil"/>
            </w:tcBorders>
            <w:shd w:val="clear" w:color="000000" w:fill="FFFFFF"/>
            <w:noWrap/>
            <w:vAlign w:val="center"/>
            <w:hideMark/>
          </w:tcPr>
          <w:p w14:paraId="7D0AF62F"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papillosus</w:t>
            </w:r>
            <w:proofErr w:type="spellEnd"/>
          </w:p>
        </w:tc>
        <w:tc>
          <w:tcPr>
            <w:tcW w:w="2568" w:type="dxa"/>
            <w:tcBorders>
              <w:top w:val="nil"/>
              <w:left w:val="nil"/>
              <w:bottom w:val="nil"/>
              <w:right w:val="nil"/>
            </w:tcBorders>
            <w:shd w:val="clear" w:color="000000" w:fill="FFFFFF"/>
            <w:noWrap/>
            <w:vAlign w:val="center"/>
            <w:hideMark/>
          </w:tcPr>
          <w:p w14:paraId="2893597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37DC15C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50193274" w14:textId="77777777" w:rsidTr="00AC6B2F">
        <w:trPr>
          <w:trHeight w:val="288"/>
        </w:trPr>
        <w:tc>
          <w:tcPr>
            <w:tcW w:w="2268" w:type="dxa"/>
            <w:tcBorders>
              <w:top w:val="nil"/>
              <w:left w:val="nil"/>
              <w:bottom w:val="nil"/>
              <w:right w:val="nil"/>
            </w:tcBorders>
            <w:shd w:val="clear" w:color="000000" w:fill="FFFFFF"/>
            <w:noWrap/>
            <w:vAlign w:val="center"/>
            <w:hideMark/>
          </w:tcPr>
          <w:p w14:paraId="2CECA73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lastRenderedPageBreak/>
              <w:t xml:space="preserve">H. </w:t>
            </w:r>
            <w:proofErr w:type="spellStart"/>
            <w:r w:rsidRPr="00770FE0">
              <w:rPr>
                <w:rFonts w:ascii="Times New Roman" w:eastAsia="Times New Roman" w:hAnsi="Times New Roman" w:cs="Times New Roman"/>
                <w:i/>
                <w:iCs/>
                <w:color w:val="000000"/>
                <w:sz w:val="24"/>
                <w:szCs w:val="24"/>
              </w:rPr>
              <w:t>flavolineatum</w:t>
            </w:r>
            <w:proofErr w:type="spellEnd"/>
          </w:p>
        </w:tc>
        <w:tc>
          <w:tcPr>
            <w:tcW w:w="2495" w:type="dxa"/>
            <w:tcBorders>
              <w:top w:val="nil"/>
              <w:left w:val="nil"/>
              <w:bottom w:val="nil"/>
              <w:right w:val="nil"/>
            </w:tcBorders>
            <w:shd w:val="clear" w:color="000000" w:fill="FFFFFF"/>
            <w:noWrap/>
            <w:vAlign w:val="center"/>
            <w:hideMark/>
          </w:tcPr>
          <w:p w14:paraId="0DD74FCF"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Acanthochitona</w:t>
            </w:r>
            <w:proofErr w:type="spellEnd"/>
            <w:r w:rsidRPr="00770FE0">
              <w:rPr>
                <w:rFonts w:ascii="Times New Roman" w:eastAsia="Times New Roman" w:hAnsi="Times New Roman" w:cs="Times New Roman"/>
                <w:i/>
                <w:iCs/>
                <w:color w:val="000000"/>
                <w:sz w:val="24"/>
                <w:szCs w:val="24"/>
              </w:rPr>
              <w:t xml:space="preserve"> pygmaea</w:t>
            </w:r>
          </w:p>
        </w:tc>
        <w:tc>
          <w:tcPr>
            <w:tcW w:w="2568" w:type="dxa"/>
            <w:tcBorders>
              <w:top w:val="nil"/>
              <w:left w:val="nil"/>
              <w:bottom w:val="nil"/>
              <w:right w:val="nil"/>
            </w:tcBorders>
            <w:shd w:val="clear" w:color="000000" w:fill="FFFFFF"/>
            <w:noWrap/>
            <w:vAlign w:val="center"/>
            <w:hideMark/>
          </w:tcPr>
          <w:p w14:paraId="181D6A7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3B8A9F9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316000B8" w14:textId="77777777" w:rsidTr="00AC6B2F">
        <w:trPr>
          <w:trHeight w:val="288"/>
        </w:trPr>
        <w:tc>
          <w:tcPr>
            <w:tcW w:w="2268" w:type="dxa"/>
            <w:tcBorders>
              <w:top w:val="nil"/>
              <w:left w:val="nil"/>
              <w:bottom w:val="nil"/>
              <w:right w:val="nil"/>
            </w:tcBorders>
            <w:shd w:val="clear" w:color="000000" w:fill="FFFFFF"/>
            <w:noWrap/>
            <w:vAlign w:val="center"/>
            <w:hideMark/>
          </w:tcPr>
          <w:p w14:paraId="71B17ABB"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H. </w:t>
            </w:r>
            <w:proofErr w:type="spellStart"/>
            <w:r w:rsidRPr="00770FE0">
              <w:rPr>
                <w:rFonts w:ascii="Times New Roman" w:eastAsia="Times New Roman" w:hAnsi="Times New Roman" w:cs="Times New Roman"/>
                <w:i/>
                <w:iCs/>
                <w:color w:val="000000"/>
                <w:sz w:val="24"/>
                <w:szCs w:val="24"/>
              </w:rPr>
              <w:t>plumierii</w:t>
            </w:r>
            <w:proofErr w:type="spellEnd"/>
          </w:p>
        </w:tc>
        <w:tc>
          <w:tcPr>
            <w:tcW w:w="2495" w:type="dxa"/>
            <w:tcBorders>
              <w:top w:val="nil"/>
              <w:left w:val="nil"/>
              <w:bottom w:val="nil"/>
              <w:right w:val="nil"/>
            </w:tcBorders>
            <w:shd w:val="clear" w:color="000000" w:fill="FFFFFF"/>
            <w:noWrap/>
            <w:vAlign w:val="center"/>
            <w:hideMark/>
          </w:tcPr>
          <w:p w14:paraId="40BE5C08"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papillosus</w:t>
            </w:r>
            <w:proofErr w:type="spellEnd"/>
          </w:p>
        </w:tc>
        <w:tc>
          <w:tcPr>
            <w:tcW w:w="2568" w:type="dxa"/>
            <w:tcBorders>
              <w:top w:val="nil"/>
              <w:left w:val="nil"/>
              <w:bottom w:val="nil"/>
              <w:right w:val="nil"/>
            </w:tcBorders>
            <w:shd w:val="clear" w:color="000000" w:fill="FFFFFF"/>
            <w:noWrap/>
            <w:vAlign w:val="center"/>
            <w:hideMark/>
          </w:tcPr>
          <w:p w14:paraId="61DD81B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09C6F98B"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5F3714D8" w14:textId="77777777" w:rsidTr="00AC6B2F">
        <w:trPr>
          <w:trHeight w:val="288"/>
        </w:trPr>
        <w:tc>
          <w:tcPr>
            <w:tcW w:w="2268" w:type="dxa"/>
            <w:tcBorders>
              <w:top w:val="nil"/>
              <w:left w:val="nil"/>
              <w:bottom w:val="nil"/>
              <w:right w:val="nil"/>
            </w:tcBorders>
            <w:shd w:val="clear" w:color="000000" w:fill="FFFFFF"/>
            <w:noWrap/>
            <w:vAlign w:val="center"/>
            <w:hideMark/>
          </w:tcPr>
          <w:p w14:paraId="4B0867AA"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Halichoeres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bivittatus</w:t>
            </w:r>
            <w:proofErr w:type="spellEnd"/>
          </w:p>
        </w:tc>
        <w:tc>
          <w:tcPr>
            <w:tcW w:w="2495" w:type="dxa"/>
            <w:tcBorders>
              <w:top w:val="nil"/>
              <w:left w:val="nil"/>
              <w:bottom w:val="nil"/>
              <w:right w:val="nil"/>
            </w:tcBorders>
            <w:shd w:val="clear" w:color="000000" w:fill="FFFFFF"/>
            <w:noWrap/>
            <w:vAlign w:val="center"/>
            <w:hideMark/>
          </w:tcPr>
          <w:p w14:paraId="1C7DAFEA"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A. pygmaea</w:t>
            </w:r>
          </w:p>
        </w:tc>
        <w:tc>
          <w:tcPr>
            <w:tcW w:w="2568" w:type="dxa"/>
            <w:tcBorders>
              <w:top w:val="nil"/>
              <w:left w:val="nil"/>
              <w:bottom w:val="nil"/>
              <w:right w:val="nil"/>
            </w:tcBorders>
            <w:shd w:val="clear" w:color="000000" w:fill="FFFFFF"/>
            <w:noWrap/>
            <w:vAlign w:val="center"/>
            <w:hideMark/>
          </w:tcPr>
          <w:p w14:paraId="1CD25E9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4D84156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1501CA47" w14:textId="77777777" w:rsidTr="00AC6B2F">
        <w:trPr>
          <w:trHeight w:val="288"/>
        </w:trPr>
        <w:tc>
          <w:tcPr>
            <w:tcW w:w="2268" w:type="dxa"/>
            <w:tcBorders>
              <w:top w:val="nil"/>
              <w:left w:val="nil"/>
              <w:bottom w:val="nil"/>
              <w:right w:val="nil"/>
            </w:tcBorders>
            <w:shd w:val="clear" w:color="000000" w:fill="FFFFFF"/>
            <w:noWrap/>
            <w:vAlign w:val="center"/>
            <w:hideMark/>
          </w:tcPr>
          <w:p w14:paraId="5F27944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0C708AF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sp.</w:t>
            </w:r>
          </w:p>
        </w:tc>
        <w:tc>
          <w:tcPr>
            <w:tcW w:w="2568" w:type="dxa"/>
            <w:tcBorders>
              <w:top w:val="nil"/>
              <w:left w:val="nil"/>
              <w:bottom w:val="nil"/>
              <w:right w:val="nil"/>
            </w:tcBorders>
            <w:shd w:val="clear" w:color="000000" w:fill="FFFFFF"/>
            <w:noWrap/>
            <w:vAlign w:val="center"/>
            <w:hideMark/>
          </w:tcPr>
          <w:p w14:paraId="5490D6E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5391A20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1454338B" w14:textId="77777777" w:rsidTr="00AC6B2F">
        <w:trPr>
          <w:trHeight w:val="288"/>
        </w:trPr>
        <w:tc>
          <w:tcPr>
            <w:tcW w:w="2268" w:type="dxa"/>
            <w:tcBorders>
              <w:top w:val="nil"/>
              <w:left w:val="nil"/>
              <w:bottom w:val="nil"/>
              <w:right w:val="nil"/>
            </w:tcBorders>
            <w:shd w:val="clear" w:color="000000" w:fill="FFFFFF"/>
            <w:noWrap/>
            <w:vAlign w:val="center"/>
            <w:hideMark/>
          </w:tcPr>
          <w:p w14:paraId="00B9B03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H. </w:t>
            </w:r>
            <w:proofErr w:type="spellStart"/>
            <w:r w:rsidRPr="00770FE0">
              <w:rPr>
                <w:rFonts w:ascii="Times New Roman" w:eastAsia="Times New Roman" w:hAnsi="Times New Roman" w:cs="Times New Roman"/>
                <w:i/>
                <w:iCs/>
                <w:color w:val="000000"/>
                <w:sz w:val="24"/>
                <w:szCs w:val="24"/>
              </w:rPr>
              <w:t>garnoti</w:t>
            </w:r>
            <w:proofErr w:type="spellEnd"/>
          </w:p>
        </w:tc>
        <w:tc>
          <w:tcPr>
            <w:tcW w:w="2495" w:type="dxa"/>
            <w:tcBorders>
              <w:top w:val="nil"/>
              <w:left w:val="nil"/>
              <w:bottom w:val="nil"/>
              <w:right w:val="nil"/>
            </w:tcBorders>
            <w:shd w:val="clear" w:color="000000" w:fill="FFFFFF"/>
            <w:noWrap/>
            <w:vAlign w:val="center"/>
            <w:hideMark/>
          </w:tcPr>
          <w:p w14:paraId="6EA98D6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79A1E84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5358E4F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63CA6293" w14:textId="77777777" w:rsidTr="00AC6B2F">
        <w:trPr>
          <w:trHeight w:val="288"/>
        </w:trPr>
        <w:tc>
          <w:tcPr>
            <w:tcW w:w="2268" w:type="dxa"/>
            <w:tcBorders>
              <w:top w:val="nil"/>
              <w:left w:val="nil"/>
              <w:bottom w:val="nil"/>
              <w:right w:val="nil"/>
            </w:tcBorders>
            <w:shd w:val="clear" w:color="000000" w:fill="FFFFFF"/>
            <w:noWrap/>
            <w:vAlign w:val="center"/>
            <w:hideMark/>
          </w:tcPr>
          <w:p w14:paraId="7D4A193C"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H. </w:t>
            </w:r>
            <w:proofErr w:type="spellStart"/>
            <w:r w:rsidRPr="00770FE0">
              <w:rPr>
                <w:rFonts w:ascii="Times New Roman" w:eastAsia="Times New Roman" w:hAnsi="Times New Roman" w:cs="Times New Roman"/>
                <w:i/>
                <w:iCs/>
                <w:color w:val="000000"/>
                <w:sz w:val="24"/>
                <w:szCs w:val="24"/>
              </w:rPr>
              <w:t>maculipinna</w:t>
            </w:r>
            <w:proofErr w:type="spellEnd"/>
          </w:p>
        </w:tc>
        <w:tc>
          <w:tcPr>
            <w:tcW w:w="2495" w:type="dxa"/>
            <w:tcBorders>
              <w:top w:val="nil"/>
              <w:left w:val="nil"/>
              <w:bottom w:val="nil"/>
              <w:right w:val="nil"/>
            </w:tcBorders>
            <w:shd w:val="clear" w:color="000000" w:fill="FFFFFF"/>
            <w:noWrap/>
            <w:vAlign w:val="center"/>
            <w:hideMark/>
          </w:tcPr>
          <w:p w14:paraId="1EB7066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6E7DCE7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6B66DA1C"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37BBF37F" w14:textId="77777777" w:rsidTr="00AC6B2F">
        <w:trPr>
          <w:trHeight w:val="288"/>
        </w:trPr>
        <w:tc>
          <w:tcPr>
            <w:tcW w:w="2268" w:type="dxa"/>
            <w:tcBorders>
              <w:top w:val="nil"/>
              <w:left w:val="nil"/>
              <w:bottom w:val="nil"/>
              <w:right w:val="nil"/>
            </w:tcBorders>
            <w:shd w:val="clear" w:color="000000" w:fill="FFFFFF"/>
            <w:noWrap/>
            <w:vAlign w:val="center"/>
            <w:hideMark/>
          </w:tcPr>
          <w:p w14:paraId="66348BB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H. </w:t>
            </w:r>
            <w:proofErr w:type="spellStart"/>
            <w:r w:rsidRPr="00770FE0">
              <w:rPr>
                <w:rFonts w:ascii="Times New Roman" w:eastAsia="Times New Roman" w:hAnsi="Times New Roman" w:cs="Times New Roman"/>
                <w:i/>
                <w:iCs/>
                <w:color w:val="000000"/>
                <w:sz w:val="24"/>
                <w:szCs w:val="24"/>
              </w:rPr>
              <w:t>poeyi</w:t>
            </w:r>
            <w:proofErr w:type="spellEnd"/>
          </w:p>
        </w:tc>
        <w:tc>
          <w:tcPr>
            <w:tcW w:w="2495" w:type="dxa"/>
            <w:tcBorders>
              <w:top w:val="nil"/>
              <w:left w:val="nil"/>
              <w:bottom w:val="nil"/>
              <w:right w:val="nil"/>
            </w:tcBorders>
            <w:shd w:val="clear" w:color="000000" w:fill="FFFFFF"/>
            <w:noWrap/>
            <w:vAlign w:val="center"/>
            <w:hideMark/>
          </w:tcPr>
          <w:p w14:paraId="08E12EBF"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I. </w:t>
            </w:r>
            <w:proofErr w:type="spellStart"/>
            <w:r w:rsidRPr="00770FE0">
              <w:rPr>
                <w:rFonts w:ascii="Times New Roman" w:eastAsia="Times New Roman" w:hAnsi="Times New Roman" w:cs="Times New Roman"/>
                <w:i/>
                <w:iCs/>
                <w:color w:val="000000"/>
                <w:sz w:val="24"/>
                <w:szCs w:val="24"/>
              </w:rPr>
              <w:t>papillosus</w:t>
            </w:r>
            <w:proofErr w:type="spellEnd"/>
          </w:p>
        </w:tc>
        <w:tc>
          <w:tcPr>
            <w:tcW w:w="2568" w:type="dxa"/>
            <w:tcBorders>
              <w:top w:val="nil"/>
              <w:left w:val="nil"/>
              <w:bottom w:val="nil"/>
              <w:right w:val="nil"/>
            </w:tcBorders>
            <w:shd w:val="clear" w:color="000000" w:fill="FFFFFF"/>
            <w:noWrap/>
            <w:vAlign w:val="center"/>
            <w:hideMark/>
          </w:tcPr>
          <w:p w14:paraId="41CB1680"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272B006C"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17F91901" w14:textId="77777777" w:rsidTr="00AC6B2F">
        <w:trPr>
          <w:trHeight w:val="288"/>
        </w:trPr>
        <w:tc>
          <w:tcPr>
            <w:tcW w:w="2268" w:type="dxa"/>
            <w:tcBorders>
              <w:top w:val="nil"/>
              <w:left w:val="nil"/>
              <w:bottom w:val="nil"/>
              <w:right w:val="nil"/>
            </w:tcBorders>
            <w:shd w:val="clear" w:color="000000" w:fill="FFFFFF"/>
            <w:noWrap/>
            <w:vAlign w:val="center"/>
            <w:hideMark/>
          </w:tcPr>
          <w:p w14:paraId="407914D2"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H. radiatus</w:t>
            </w:r>
          </w:p>
        </w:tc>
        <w:tc>
          <w:tcPr>
            <w:tcW w:w="2495" w:type="dxa"/>
            <w:tcBorders>
              <w:top w:val="nil"/>
              <w:left w:val="nil"/>
              <w:bottom w:val="nil"/>
              <w:right w:val="nil"/>
            </w:tcBorders>
            <w:shd w:val="clear" w:color="000000" w:fill="FFFFFF"/>
            <w:noWrap/>
            <w:vAlign w:val="center"/>
            <w:hideMark/>
          </w:tcPr>
          <w:p w14:paraId="00209349"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I. </w:t>
            </w:r>
            <w:proofErr w:type="spellStart"/>
            <w:r w:rsidRPr="00770FE0">
              <w:rPr>
                <w:rFonts w:ascii="Times New Roman" w:eastAsia="Times New Roman" w:hAnsi="Times New Roman" w:cs="Times New Roman"/>
                <w:i/>
                <w:iCs/>
                <w:color w:val="000000"/>
                <w:sz w:val="24"/>
                <w:szCs w:val="24"/>
              </w:rPr>
              <w:t>papillosus</w:t>
            </w:r>
            <w:proofErr w:type="spellEnd"/>
          </w:p>
        </w:tc>
        <w:tc>
          <w:tcPr>
            <w:tcW w:w="2568" w:type="dxa"/>
            <w:tcBorders>
              <w:top w:val="nil"/>
              <w:left w:val="nil"/>
              <w:bottom w:val="nil"/>
              <w:right w:val="nil"/>
            </w:tcBorders>
            <w:shd w:val="clear" w:color="000000" w:fill="FFFFFF"/>
            <w:noWrap/>
            <w:vAlign w:val="center"/>
            <w:hideMark/>
          </w:tcPr>
          <w:p w14:paraId="7CBF069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476C11F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28FC5BCE" w14:textId="77777777" w:rsidTr="00AC6B2F">
        <w:trPr>
          <w:trHeight w:val="288"/>
        </w:trPr>
        <w:tc>
          <w:tcPr>
            <w:tcW w:w="2268" w:type="dxa"/>
            <w:tcBorders>
              <w:top w:val="nil"/>
              <w:left w:val="nil"/>
              <w:bottom w:val="nil"/>
              <w:right w:val="nil"/>
            </w:tcBorders>
            <w:shd w:val="clear" w:color="000000" w:fill="FFFFFF"/>
            <w:noWrap/>
            <w:vAlign w:val="center"/>
            <w:hideMark/>
          </w:tcPr>
          <w:p w14:paraId="4A40F5A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Holocentrus</w:t>
            </w:r>
            <w:proofErr w:type="spellEnd"/>
            <w:r w:rsidRPr="00770FE0">
              <w:rPr>
                <w:rFonts w:ascii="Times New Roman" w:eastAsia="Times New Roman" w:hAnsi="Times New Roman" w:cs="Times New Roman"/>
                <w:i/>
                <w:iCs/>
                <w:color w:val="000000"/>
                <w:sz w:val="24"/>
                <w:szCs w:val="24"/>
              </w:rPr>
              <w:t xml:space="preserve"> rufus</w:t>
            </w:r>
          </w:p>
        </w:tc>
        <w:tc>
          <w:tcPr>
            <w:tcW w:w="2495" w:type="dxa"/>
            <w:tcBorders>
              <w:top w:val="nil"/>
              <w:left w:val="nil"/>
              <w:bottom w:val="nil"/>
              <w:right w:val="nil"/>
            </w:tcBorders>
            <w:shd w:val="clear" w:color="000000" w:fill="FFFFFF"/>
            <w:noWrap/>
            <w:vAlign w:val="center"/>
            <w:hideMark/>
          </w:tcPr>
          <w:p w14:paraId="391D140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A. pygmaea</w:t>
            </w:r>
          </w:p>
        </w:tc>
        <w:tc>
          <w:tcPr>
            <w:tcW w:w="2568" w:type="dxa"/>
            <w:tcBorders>
              <w:top w:val="nil"/>
              <w:left w:val="nil"/>
              <w:bottom w:val="nil"/>
              <w:right w:val="nil"/>
            </w:tcBorders>
            <w:shd w:val="clear" w:color="000000" w:fill="FFFFFF"/>
            <w:noWrap/>
            <w:vAlign w:val="center"/>
            <w:hideMark/>
          </w:tcPr>
          <w:p w14:paraId="2B9572B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1F5F604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00414AEC" w14:textId="77777777" w:rsidTr="00AC6B2F">
        <w:trPr>
          <w:trHeight w:val="288"/>
        </w:trPr>
        <w:tc>
          <w:tcPr>
            <w:tcW w:w="2268" w:type="dxa"/>
            <w:tcBorders>
              <w:top w:val="nil"/>
              <w:left w:val="nil"/>
              <w:bottom w:val="nil"/>
              <w:right w:val="nil"/>
            </w:tcBorders>
            <w:shd w:val="clear" w:color="000000" w:fill="FFFFFF"/>
            <w:noWrap/>
            <w:vAlign w:val="center"/>
            <w:hideMark/>
          </w:tcPr>
          <w:p w14:paraId="745ABE8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Gobioclinus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guppyi</w:t>
            </w:r>
            <w:proofErr w:type="spellEnd"/>
          </w:p>
        </w:tc>
        <w:tc>
          <w:tcPr>
            <w:tcW w:w="2495" w:type="dxa"/>
            <w:tcBorders>
              <w:top w:val="nil"/>
              <w:left w:val="nil"/>
              <w:bottom w:val="nil"/>
              <w:right w:val="nil"/>
            </w:tcBorders>
            <w:shd w:val="clear" w:color="000000" w:fill="FFFFFF"/>
            <w:noWrap/>
            <w:vAlign w:val="center"/>
            <w:hideMark/>
          </w:tcPr>
          <w:p w14:paraId="584C594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040A960D"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252B113E"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5E3F8527" w14:textId="77777777" w:rsidTr="00AC6B2F">
        <w:trPr>
          <w:trHeight w:val="288"/>
        </w:trPr>
        <w:tc>
          <w:tcPr>
            <w:tcW w:w="2268" w:type="dxa"/>
            <w:tcBorders>
              <w:top w:val="nil"/>
              <w:left w:val="nil"/>
              <w:bottom w:val="nil"/>
              <w:right w:val="nil"/>
            </w:tcBorders>
            <w:shd w:val="clear" w:color="000000" w:fill="FFFFFF"/>
            <w:noWrap/>
            <w:vAlign w:val="center"/>
            <w:hideMark/>
          </w:tcPr>
          <w:p w14:paraId="63E3F99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Lactophrys </w:t>
            </w:r>
            <w:proofErr w:type="spellStart"/>
            <w:r w:rsidRPr="00770FE0">
              <w:rPr>
                <w:rFonts w:ascii="Times New Roman" w:eastAsia="Times New Roman" w:hAnsi="Times New Roman" w:cs="Times New Roman"/>
                <w:i/>
                <w:iCs/>
                <w:color w:val="000000"/>
                <w:sz w:val="24"/>
                <w:szCs w:val="24"/>
              </w:rPr>
              <w:t>trigonus</w:t>
            </w:r>
            <w:proofErr w:type="spellEnd"/>
          </w:p>
        </w:tc>
        <w:tc>
          <w:tcPr>
            <w:tcW w:w="2495" w:type="dxa"/>
            <w:tcBorders>
              <w:top w:val="nil"/>
              <w:left w:val="nil"/>
              <w:bottom w:val="nil"/>
              <w:right w:val="nil"/>
            </w:tcBorders>
            <w:shd w:val="clear" w:color="000000" w:fill="FFFFFF"/>
            <w:noWrap/>
            <w:vAlign w:val="center"/>
            <w:hideMark/>
          </w:tcPr>
          <w:p w14:paraId="3BEA854C"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Acanthochitona</w:t>
            </w:r>
            <w:proofErr w:type="spellEnd"/>
            <w:r w:rsidRPr="00770FE0">
              <w:rPr>
                <w:rFonts w:ascii="Times New Roman" w:eastAsia="Times New Roman" w:hAnsi="Times New Roman" w:cs="Times New Roman"/>
                <w:i/>
                <w:iCs/>
                <w:color w:val="000000"/>
                <w:sz w:val="24"/>
                <w:szCs w:val="24"/>
              </w:rPr>
              <w:t xml:space="preserve"> sp.</w:t>
            </w:r>
          </w:p>
        </w:tc>
        <w:tc>
          <w:tcPr>
            <w:tcW w:w="2568" w:type="dxa"/>
            <w:tcBorders>
              <w:top w:val="nil"/>
              <w:left w:val="nil"/>
              <w:bottom w:val="nil"/>
              <w:right w:val="nil"/>
            </w:tcBorders>
            <w:shd w:val="clear" w:color="000000" w:fill="FFFFFF"/>
            <w:noWrap/>
            <w:vAlign w:val="center"/>
            <w:hideMark/>
          </w:tcPr>
          <w:p w14:paraId="2F08975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77A3B40E"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6262BBB0" w14:textId="77777777" w:rsidTr="00AC6B2F">
        <w:trPr>
          <w:trHeight w:val="288"/>
        </w:trPr>
        <w:tc>
          <w:tcPr>
            <w:tcW w:w="2268" w:type="dxa"/>
            <w:tcBorders>
              <w:top w:val="nil"/>
              <w:left w:val="nil"/>
              <w:bottom w:val="nil"/>
              <w:right w:val="nil"/>
            </w:tcBorders>
            <w:shd w:val="clear" w:color="000000" w:fill="FFFFFF"/>
            <w:noWrap/>
            <w:vAlign w:val="center"/>
            <w:hideMark/>
          </w:tcPr>
          <w:p w14:paraId="45E423FA"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L. </w:t>
            </w:r>
            <w:proofErr w:type="spellStart"/>
            <w:r w:rsidRPr="00770FE0">
              <w:rPr>
                <w:rFonts w:ascii="Times New Roman" w:eastAsia="Times New Roman" w:hAnsi="Times New Roman" w:cs="Times New Roman"/>
                <w:i/>
                <w:iCs/>
                <w:color w:val="000000"/>
                <w:sz w:val="24"/>
                <w:szCs w:val="24"/>
              </w:rPr>
              <w:t>triqueter</w:t>
            </w:r>
            <w:proofErr w:type="spellEnd"/>
          </w:p>
        </w:tc>
        <w:tc>
          <w:tcPr>
            <w:tcW w:w="2495" w:type="dxa"/>
            <w:tcBorders>
              <w:top w:val="nil"/>
              <w:left w:val="nil"/>
              <w:bottom w:val="nil"/>
              <w:right w:val="nil"/>
            </w:tcBorders>
            <w:shd w:val="clear" w:color="000000" w:fill="FFFFFF"/>
            <w:noWrap/>
            <w:vAlign w:val="center"/>
            <w:hideMark/>
          </w:tcPr>
          <w:p w14:paraId="5C44FC7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5D97635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13CAB3DC"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285519EB" w14:textId="77777777" w:rsidTr="00AC6B2F">
        <w:trPr>
          <w:trHeight w:val="288"/>
        </w:trPr>
        <w:tc>
          <w:tcPr>
            <w:tcW w:w="2268" w:type="dxa"/>
            <w:tcBorders>
              <w:top w:val="nil"/>
              <w:left w:val="nil"/>
              <w:bottom w:val="nil"/>
              <w:right w:val="nil"/>
            </w:tcBorders>
            <w:shd w:val="clear" w:color="000000" w:fill="FFFFFF"/>
            <w:noWrap/>
            <w:vAlign w:val="center"/>
            <w:hideMark/>
          </w:tcPr>
          <w:p w14:paraId="00C734B2"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Lipophrys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pholis</w:t>
            </w:r>
            <w:proofErr w:type="spellEnd"/>
          </w:p>
        </w:tc>
        <w:tc>
          <w:tcPr>
            <w:tcW w:w="2495" w:type="dxa"/>
            <w:tcBorders>
              <w:top w:val="nil"/>
              <w:left w:val="nil"/>
              <w:bottom w:val="nil"/>
              <w:right w:val="nil"/>
            </w:tcBorders>
            <w:shd w:val="clear" w:color="000000" w:fill="FFFFFF"/>
            <w:noWrap/>
            <w:vAlign w:val="center"/>
            <w:hideMark/>
          </w:tcPr>
          <w:p w14:paraId="753D376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i/>
                <w:iCs/>
                <w:color w:val="000000"/>
                <w:sz w:val="24"/>
                <w:szCs w:val="24"/>
              </w:rPr>
              <w:t xml:space="preserve">L. </w:t>
            </w:r>
            <w:proofErr w:type="spellStart"/>
            <w:r w:rsidRPr="00770FE0">
              <w:rPr>
                <w:rFonts w:ascii="Times New Roman" w:eastAsia="Times New Roman" w:hAnsi="Times New Roman" w:cs="Times New Roman"/>
                <w:i/>
                <w:iCs/>
                <w:color w:val="000000"/>
                <w:sz w:val="24"/>
                <w:szCs w:val="24"/>
              </w:rPr>
              <w:t>cinearea</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488340BD"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center"/>
            <w:hideMark/>
          </w:tcPr>
          <w:p w14:paraId="6E575B4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Mazé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(1999)</w:t>
            </w:r>
          </w:p>
        </w:tc>
      </w:tr>
      <w:tr w:rsidR="00232C9D" w:rsidRPr="00770FE0" w14:paraId="445FFD38" w14:textId="77777777" w:rsidTr="00AC6B2F">
        <w:trPr>
          <w:trHeight w:val="288"/>
        </w:trPr>
        <w:tc>
          <w:tcPr>
            <w:tcW w:w="2268" w:type="dxa"/>
            <w:tcBorders>
              <w:top w:val="nil"/>
              <w:left w:val="nil"/>
              <w:bottom w:val="nil"/>
              <w:right w:val="nil"/>
            </w:tcBorders>
            <w:shd w:val="clear" w:color="000000" w:fill="FFFFFF"/>
            <w:noWrap/>
            <w:vAlign w:val="center"/>
            <w:hideMark/>
          </w:tcPr>
          <w:p w14:paraId="63D01A8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41964B7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Acanthochitona</w:t>
            </w:r>
            <w:proofErr w:type="spellEnd"/>
            <w:r w:rsidRPr="00770FE0">
              <w:rPr>
                <w:rFonts w:ascii="Times New Roman" w:eastAsia="Times New Roman" w:hAnsi="Times New Roman" w:cs="Times New Roman"/>
                <w:color w:val="000000"/>
                <w:sz w:val="24"/>
                <w:szCs w:val="24"/>
              </w:rPr>
              <w:t xml:space="preserve"> </w:t>
            </w:r>
            <w:proofErr w:type="spellStart"/>
            <w:r w:rsidRPr="00770FE0">
              <w:rPr>
                <w:rFonts w:ascii="Times New Roman" w:eastAsia="Times New Roman" w:hAnsi="Times New Roman" w:cs="Times New Roman"/>
                <w:color w:val="000000"/>
                <w:sz w:val="24"/>
                <w:szCs w:val="24"/>
              </w:rPr>
              <w:t>crinita</w:t>
            </w:r>
            <w:proofErr w:type="spellEnd"/>
          </w:p>
        </w:tc>
        <w:tc>
          <w:tcPr>
            <w:tcW w:w="2568" w:type="dxa"/>
            <w:tcBorders>
              <w:top w:val="nil"/>
              <w:left w:val="nil"/>
              <w:bottom w:val="nil"/>
              <w:right w:val="nil"/>
            </w:tcBorders>
            <w:shd w:val="clear" w:color="000000" w:fill="FFFFFF"/>
            <w:noWrap/>
            <w:vAlign w:val="center"/>
            <w:hideMark/>
          </w:tcPr>
          <w:p w14:paraId="3DD9E45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center"/>
            <w:hideMark/>
          </w:tcPr>
          <w:p w14:paraId="6B194B0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Mazé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(1999)</w:t>
            </w:r>
          </w:p>
        </w:tc>
      </w:tr>
      <w:tr w:rsidR="00232C9D" w:rsidRPr="00770FE0" w14:paraId="00F62A1F" w14:textId="77777777" w:rsidTr="00AC6B2F">
        <w:trPr>
          <w:trHeight w:val="288"/>
        </w:trPr>
        <w:tc>
          <w:tcPr>
            <w:tcW w:w="2268" w:type="dxa"/>
            <w:tcBorders>
              <w:top w:val="nil"/>
              <w:left w:val="nil"/>
              <w:bottom w:val="nil"/>
              <w:right w:val="nil"/>
            </w:tcBorders>
            <w:shd w:val="clear" w:color="000000" w:fill="FFFFFF"/>
            <w:noWrap/>
            <w:vAlign w:val="center"/>
            <w:hideMark/>
          </w:tcPr>
          <w:p w14:paraId="318237AB"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Malacanthus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plumieri</w:t>
            </w:r>
            <w:proofErr w:type="spellEnd"/>
          </w:p>
        </w:tc>
        <w:tc>
          <w:tcPr>
            <w:tcW w:w="2495" w:type="dxa"/>
            <w:tcBorders>
              <w:top w:val="nil"/>
              <w:left w:val="nil"/>
              <w:bottom w:val="nil"/>
              <w:right w:val="nil"/>
            </w:tcBorders>
            <w:shd w:val="clear" w:color="000000" w:fill="FFFFFF"/>
            <w:noWrap/>
            <w:vAlign w:val="center"/>
            <w:hideMark/>
          </w:tcPr>
          <w:p w14:paraId="6B9E6B4B"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Choneplax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lata</w:t>
            </w:r>
            <w:proofErr w:type="spellEnd"/>
          </w:p>
        </w:tc>
        <w:tc>
          <w:tcPr>
            <w:tcW w:w="2568" w:type="dxa"/>
            <w:tcBorders>
              <w:top w:val="nil"/>
              <w:left w:val="nil"/>
              <w:bottom w:val="nil"/>
              <w:right w:val="nil"/>
            </w:tcBorders>
            <w:shd w:val="clear" w:color="000000" w:fill="FFFFFF"/>
            <w:noWrap/>
            <w:vAlign w:val="center"/>
            <w:hideMark/>
          </w:tcPr>
          <w:p w14:paraId="378703B9"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51A6A43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4D888A88" w14:textId="77777777" w:rsidTr="00AC6B2F">
        <w:trPr>
          <w:trHeight w:val="288"/>
        </w:trPr>
        <w:tc>
          <w:tcPr>
            <w:tcW w:w="2268" w:type="dxa"/>
            <w:tcBorders>
              <w:top w:val="nil"/>
              <w:left w:val="nil"/>
              <w:bottom w:val="nil"/>
              <w:right w:val="nil"/>
            </w:tcBorders>
            <w:shd w:val="clear" w:color="000000" w:fill="FFFFFF"/>
            <w:noWrap/>
            <w:vAlign w:val="center"/>
            <w:hideMark/>
          </w:tcPr>
          <w:p w14:paraId="7EBAA8D2"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Mulloidichthys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martinicus</w:t>
            </w:r>
            <w:proofErr w:type="spellEnd"/>
          </w:p>
        </w:tc>
        <w:tc>
          <w:tcPr>
            <w:tcW w:w="2495" w:type="dxa"/>
            <w:tcBorders>
              <w:top w:val="nil"/>
              <w:left w:val="nil"/>
              <w:bottom w:val="nil"/>
              <w:right w:val="nil"/>
            </w:tcBorders>
            <w:shd w:val="clear" w:color="000000" w:fill="FFFFFF"/>
            <w:noWrap/>
            <w:vAlign w:val="center"/>
            <w:hideMark/>
          </w:tcPr>
          <w:p w14:paraId="59EB7E05"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A. pygmaea</w:t>
            </w:r>
          </w:p>
        </w:tc>
        <w:tc>
          <w:tcPr>
            <w:tcW w:w="2568" w:type="dxa"/>
            <w:tcBorders>
              <w:top w:val="nil"/>
              <w:left w:val="nil"/>
              <w:bottom w:val="nil"/>
              <w:right w:val="nil"/>
            </w:tcBorders>
            <w:shd w:val="clear" w:color="000000" w:fill="FFFFFF"/>
            <w:noWrap/>
            <w:vAlign w:val="center"/>
            <w:hideMark/>
          </w:tcPr>
          <w:p w14:paraId="3A4E6341"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6C427B7E"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277421DE" w14:textId="77777777" w:rsidTr="00AC6B2F">
        <w:trPr>
          <w:trHeight w:val="288"/>
        </w:trPr>
        <w:tc>
          <w:tcPr>
            <w:tcW w:w="2268" w:type="dxa"/>
            <w:tcBorders>
              <w:top w:val="nil"/>
              <w:left w:val="nil"/>
              <w:bottom w:val="nil"/>
              <w:right w:val="nil"/>
            </w:tcBorders>
            <w:shd w:val="clear" w:color="000000" w:fill="FFFFFF"/>
            <w:noWrap/>
            <w:vAlign w:val="center"/>
            <w:hideMark/>
          </w:tcPr>
          <w:p w14:paraId="0A3763B1"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Neoniphon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vexillarium</w:t>
            </w:r>
            <w:proofErr w:type="spellEnd"/>
          </w:p>
        </w:tc>
        <w:tc>
          <w:tcPr>
            <w:tcW w:w="2495" w:type="dxa"/>
            <w:tcBorders>
              <w:top w:val="nil"/>
              <w:left w:val="nil"/>
              <w:bottom w:val="nil"/>
              <w:right w:val="nil"/>
            </w:tcBorders>
            <w:shd w:val="clear" w:color="000000" w:fill="FFFFFF"/>
            <w:noWrap/>
            <w:vAlign w:val="center"/>
            <w:hideMark/>
          </w:tcPr>
          <w:p w14:paraId="09F84071"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C. </w:t>
            </w:r>
            <w:proofErr w:type="spellStart"/>
            <w:r w:rsidRPr="00770FE0">
              <w:rPr>
                <w:rFonts w:ascii="Times New Roman" w:eastAsia="Times New Roman" w:hAnsi="Times New Roman" w:cs="Times New Roman"/>
                <w:i/>
                <w:iCs/>
                <w:color w:val="000000"/>
                <w:sz w:val="24"/>
                <w:szCs w:val="24"/>
              </w:rPr>
              <w:t>lata</w:t>
            </w:r>
            <w:proofErr w:type="spellEnd"/>
          </w:p>
        </w:tc>
        <w:tc>
          <w:tcPr>
            <w:tcW w:w="2568" w:type="dxa"/>
            <w:tcBorders>
              <w:top w:val="nil"/>
              <w:left w:val="nil"/>
              <w:bottom w:val="nil"/>
              <w:right w:val="nil"/>
            </w:tcBorders>
            <w:shd w:val="clear" w:color="000000" w:fill="FFFFFF"/>
            <w:noWrap/>
            <w:vAlign w:val="center"/>
            <w:hideMark/>
          </w:tcPr>
          <w:p w14:paraId="13CCD8F0"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34AB374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0E4FF554" w14:textId="77777777" w:rsidTr="00AC6B2F">
        <w:trPr>
          <w:trHeight w:val="288"/>
        </w:trPr>
        <w:tc>
          <w:tcPr>
            <w:tcW w:w="2268" w:type="dxa"/>
            <w:tcBorders>
              <w:top w:val="nil"/>
              <w:left w:val="nil"/>
              <w:bottom w:val="nil"/>
              <w:right w:val="nil"/>
            </w:tcBorders>
            <w:shd w:val="clear" w:color="000000" w:fill="FFFFFF"/>
            <w:noWrap/>
            <w:vAlign w:val="center"/>
            <w:hideMark/>
          </w:tcPr>
          <w:p w14:paraId="2D44064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lastRenderedPageBreak/>
              <w:t>Notolabrus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tetricus</w:t>
            </w:r>
            <w:proofErr w:type="spellEnd"/>
          </w:p>
        </w:tc>
        <w:tc>
          <w:tcPr>
            <w:tcW w:w="2495" w:type="dxa"/>
            <w:tcBorders>
              <w:top w:val="nil"/>
              <w:left w:val="nil"/>
              <w:bottom w:val="nil"/>
              <w:right w:val="nil"/>
            </w:tcBorders>
            <w:shd w:val="clear" w:color="000000" w:fill="FFFFFF"/>
            <w:noWrap/>
            <w:vAlign w:val="center"/>
            <w:hideMark/>
          </w:tcPr>
          <w:p w14:paraId="25B1E0AF"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Rhyssoplax</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diaphora</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34055BF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4CA5C3A8"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35D5EE2C" w14:textId="77777777" w:rsidTr="00AC6B2F">
        <w:trPr>
          <w:trHeight w:val="288"/>
        </w:trPr>
        <w:tc>
          <w:tcPr>
            <w:tcW w:w="2268" w:type="dxa"/>
            <w:tcBorders>
              <w:top w:val="nil"/>
              <w:left w:val="nil"/>
              <w:bottom w:val="nil"/>
              <w:right w:val="nil"/>
            </w:tcBorders>
            <w:shd w:val="clear" w:color="000000" w:fill="FFFFFF"/>
            <w:noWrap/>
            <w:vAlign w:val="center"/>
            <w:hideMark/>
          </w:tcPr>
          <w:p w14:paraId="2C833D3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41CFDBB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Cryptoplax</w:t>
            </w:r>
            <w:proofErr w:type="spellEnd"/>
            <w:r w:rsidRPr="00770FE0">
              <w:rPr>
                <w:rFonts w:ascii="Times New Roman" w:eastAsia="Times New Roman" w:hAnsi="Times New Roman" w:cs="Times New Roman"/>
                <w:i/>
                <w:iCs/>
                <w:color w:val="000000"/>
                <w:sz w:val="24"/>
                <w:szCs w:val="24"/>
              </w:rPr>
              <w:t xml:space="preserve"> striata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5E2DD86C"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1FD47D4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0C76351E" w14:textId="77777777" w:rsidTr="00AC6B2F">
        <w:trPr>
          <w:trHeight w:val="288"/>
        </w:trPr>
        <w:tc>
          <w:tcPr>
            <w:tcW w:w="2268" w:type="dxa"/>
            <w:tcBorders>
              <w:top w:val="nil"/>
              <w:left w:val="nil"/>
              <w:bottom w:val="nil"/>
              <w:right w:val="nil"/>
            </w:tcBorders>
            <w:shd w:val="clear" w:color="000000" w:fill="FFFFFF"/>
            <w:noWrap/>
            <w:vAlign w:val="center"/>
            <w:hideMark/>
          </w:tcPr>
          <w:p w14:paraId="6B1ED35E"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189F9EA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australis</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3E956C7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056EF33E"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32D66DD7" w14:textId="77777777" w:rsidTr="00AC6B2F">
        <w:trPr>
          <w:trHeight w:val="288"/>
        </w:trPr>
        <w:tc>
          <w:tcPr>
            <w:tcW w:w="2268" w:type="dxa"/>
            <w:tcBorders>
              <w:top w:val="nil"/>
              <w:left w:val="nil"/>
              <w:bottom w:val="nil"/>
              <w:right w:val="nil"/>
            </w:tcBorders>
            <w:shd w:val="clear" w:color="000000" w:fill="FFFFFF"/>
            <w:noWrap/>
            <w:vAlign w:val="center"/>
            <w:hideMark/>
          </w:tcPr>
          <w:p w14:paraId="2DE07E17"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1852090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cariosus</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1E32299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0573497A"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3E1EE289" w14:textId="77777777" w:rsidTr="00AC6B2F">
        <w:trPr>
          <w:trHeight w:val="288"/>
        </w:trPr>
        <w:tc>
          <w:tcPr>
            <w:tcW w:w="2268" w:type="dxa"/>
            <w:tcBorders>
              <w:top w:val="nil"/>
              <w:left w:val="nil"/>
              <w:bottom w:val="nil"/>
              <w:right w:val="nil"/>
            </w:tcBorders>
            <w:shd w:val="clear" w:color="000000" w:fill="FFFFFF"/>
            <w:noWrap/>
            <w:vAlign w:val="center"/>
            <w:hideMark/>
          </w:tcPr>
          <w:p w14:paraId="6740A48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35F3A2B5"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elongatus</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5EB5DC4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01D0B0E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56C4FA34" w14:textId="77777777" w:rsidTr="00AC6B2F">
        <w:trPr>
          <w:trHeight w:val="288"/>
        </w:trPr>
        <w:tc>
          <w:tcPr>
            <w:tcW w:w="2268" w:type="dxa"/>
            <w:tcBorders>
              <w:top w:val="nil"/>
              <w:left w:val="nil"/>
              <w:bottom w:val="nil"/>
              <w:right w:val="nil"/>
            </w:tcBorders>
            <w:shd w:val="clear" w:color="000000" w:fill="FFFFFF"/>
            <w:noWrap/>
            <w:vAlign w:val="center"/>
            <w:hideMark/>
          </w:tcPr>
          <w:p w14:paraId="41E5751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1AC9E39A"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Ischnochiton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lineolatus</w:t>
            </w:r>
            <w:proofErr w:type="spellEnd"/>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4E2D422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3950407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64F9667E" w14:textId="77777777" w:rsidTr="00AC6B2F">
        <w:trPr>
          <w:trHeight w:val="288"/>
        </w:trPr>
        <w:tc>
          <w:tcPr>
            <w:tcW w:w="2268" w:type="dxa"/>
            <w:tcBorders>
              <w:top w:val="nil"/>
              <w:left w:val="nil"/>
              <w:bottom w:val="nil"/>
              <w:right w:val="nil"/>
            </w:tcBorders>
            <w:shd w:val="clear" w:color="000000" w:fill="FFFFFF"/>
            <w:noWrap/>
            <w:vAlign w:val="center"/>
            <w:hideMark/>
          </w:tcPr>
          <w:p w14:paraId="5DBF7DD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164BC953"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Notoplax</w:t>
            </w:r>
            <w:proofErr w:type="spellEnd"/>
            <w:r w:rsidRPr="00770FE0">
              <w:rPr>
                <w:rFonts w:ascii="Times New Roman" w:eastAsia="Times New Roman" w:hAnsi="Times New Roman" w:cs="Times New Roman"/>
                <w:i/>
                <w:iCs/>
                <w:color w:val="000000"/>
                <w:sz w:val="24"/>
                <w:szCs w:val="24"/>
              </w:rPr>
              <w:t xml:space="preserve"> speciosa</w:t>
            </w:r>
            <w:r w:rsidRPr="00770FE0">
              <w:rPr>
                <w:rFonts w:ascii="Times New Roman" w:eastAsia="Times New Roman" w:hAnsi="Times New Roman" w:cs="Times New Roman"/>
                <w:i/>
                <w:iCs/>
                <w:color w:val="000000"/>
                <w:sz w:val="24"/>
                <w:szCs w:val="24"/>
                <w:vertAlign w:val="superscript"/>
              </w:rPr>
              <w:t>¥</w:t>
            </w:r>
          </w:p>
        </w:tc>
        <w:tc>
          <w:tcPr>
            <w:tcW w:w="2568" w:type="dxa"/>
            <w:tcBorders>
              <w:top w:val="nil"/>
              <w:left w:val="nil"/>
              <w:bottom w:val="nil"/>
              <w:right w:val="nil"/>
            </w:tcBorders>
            <w:shd w:val="clear" w:color="000000" w:fill="FFFFFF"/>
            <w:noWrap/>
            <w:vAlign w:val="center"/>
            <w:hideMark/>
          </w:tcPr>
          <w:p w14:paraId="7477204F"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191F688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Shepherd &amp; Clarkson (2001)</w:t>
            </w:r>
          </w:p>
        </w:tc>
      </w:tr>
      <w:tr w:rsidR="00232C9D" w:rsidRPr="00770FE0" w14:paraId="035A7A0F" w14:textId="77777777" w:rsidTr="00AC6B2F">
        <w:trPr>
          <w:trHeight w:val="288"/>
        </w:trPr>
        <w:tc>
          <w:tcPr>
            <w:tcW w:w="2268" w:type="dxa"/>
            <w:tcBorders>
              <w:top w:val="nil"/>
              <w:left w:val="nil"/>
              <w:bottom w:val="nil"/>
              <w:right w:val="nil"/>
            </w:tcBorders>
            <w:shd w:val="clear" w:color="000000" w:fill="FFFFFF"/>
            <w:noWrap/>
            <w:vAlign w:val="center"/>
            <w:hideMark/>
          </w:tcPr>
          <w:p w14:paraId="4EDDE81C"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Salaria </w:t>
            </w:r>
            <w:proofErr w:type="spellStart"/>
            <w:r w:rsidRPr="00770FE0">
              <w:rPr>
                <w:rFonts w:ascii="Times New Roman" w:eastAsia="Times New Roman" w:hAnsi="Times New Roman" w:cs="Times New Roman"/>
                <w:i/>
                <w:iCs/>
                <w:color w:val="000000"/>
                <w:sz w:val="24"/>
                <w:szCs w:val="24"/>
              </w:rPr>
              <w:t>pavo</w:t>
            </w:r>
            <w:proofErr w:type="spellEnd"/>
          </w:p>
        </w:tc>
        <w:tc>
          <w:tcPr>
            <w:tcW w:w="2495" w:type="dxa"/>
            <w:tcBorders>
              <w:top w:val="nil"/>
              <w:left w:val="nil"/>
              <w:bottom w:val="nil"/>
              <w:right w:val="nil"/>
            </w:tcBorders>
            <w:shd w:val="clear" w:color="000000" w:fill="FFFFFF"/>
            <w:noWrap/>
            <w:vAlign w:val="center"/>
            <w:hideMark/>
          </w:tcPr>
          <w:p w14:paraId="321E4913"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R. </w:t>
            </w:r>
            <w:proofErr w:type="spellStart"/>
            <w:r w:rsidRPr="00770FE0">
              <w:rPr>
                <w:rFonts w:ascii="Times New Roman" w:eastAsia="Times New Roman" w:hAnsi="Times New Roman" w:cs="Times New Roman"/>
                <w:i/>
                <w:iCs/>
                <w:color w:val="000000"/>
                <w:sz w:val="24"/>
                <w:szCs w:val="24"/>
              </w:rPr>
              <w:t>olivácea</w:t>
            </w:r>
            <w:proofErr w:type="spellEnd"/>
          </w:p>
        </w:tc>
        <w:tc>
          <w:tcPr>
            <w:tcW w:w="2568" w:type="dxa"/>
            <w:tcBorders>
              <w:top w:val="nil"/>
              <w:left w:val="nil"/>
              <w:bottom w:val="nil"/>
              <w:right w:val="nil"/>
            </w:tcBorders>
            <w:shd w:val="clear" w:color="000000" w:fill="FFFFFF"/>
            <w:noWrap/>
            <w:vAlign w:val="center"/>
            <w:hideMark/>
          </w:tcPr>
          <w:p w14:paraId="4EE61BA5"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6CBF563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Santic</w:t>
            </w:r>
            <w:proofErr w:type="spellEnd"/>
            <w:r w:rsidRPr="00770FE0">
              <w:rPr>
                <w:rFonts w:ascii="Times New Roman" w:eastAsia="Times New Roman" w:hAnsi="Times New Roman" w:cs="Times New Roman"/>
                <w:i/>
                <w:iCs/>
                <w:color w:val="000000"/>
                <w:sz w:val="24"/>
                <w:szCs w:val="24"/>
              </w:rPr>
              <w:t xml:space="preserve"> et al.</w:t>
            </w:r>
            <w:r w:rsidRPr="00770FE0">
              <w:rPr>
                <w:rFonts w:ascii="Times New Roman" w:eastAsia="Times New Roman" w:hAnsi="Times New Roman" w:cs="Times New Roman"/>
                <w:color w:val="000000"/>
                <w:sz w:val="24"/>
                <w:szCs w:val="24"/>
              </w:rPr>
              <w:t xml:space="preserve"> (2007)</w:t>
            </w:r>
          </w:p>
        </w:tc>
      </w:tr>
      <w:tr w:rsidR="00232C9D" w:rsidRPr="00770FE0" w14:paraId="4451C291" w14:textId="77777777" w:rsidTr="00AC6B2F">
        <w:trPr>
          <w:trHeight w:val="288"/>
        </w:trPr>
        <w:tc>
          <w:tcPr>
            <w:tcW w:w="2268" w:type="dxa"/>
            <w:tcBorders>
              <w:top w:val="nil"/>
              <w:left w:val="nil"/>
              <w:bottom w:val="nil"/>
              <w:right w:val="nil"/>
            </w:tcBorders>
            <w:shd w:val="clear" w:color="000000" w:fill="FFFFFF"/>
            <w:noWrap/>
            <w:vAlign w:val="center"/>
            <w:hideMark/>
          </w:tcPr>
          <w:p w14:paraId="4109466C"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1BDF872F"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R. </w:t>
            </w:r>
            <w:proofErr w:type="spellStart"/>
            <w:r w:rsidRPr="00770FE0">
              <w:rPr>
                <w:rFonts w:ascii="Times New Roman" w:eastAsia="Times New Roman" w:hAnsi="Times New Roman" w:cs="Times New Roman"/>
                <w:i/>
                <w:iCs/>
                <w:color w:val="000000"/>
                <w:sz w:val="24"/>
                <w:szCs w:val="24"/>
              </w:rPr>
              <w:t>corallina</w:t>
            </w:r>
            <w:proofErr w:type="spellEnd"/>
          </w:p>
        </w:tc>
        <w:tc>
          <w:tcPr>
            <w:tcW w:w="2568" w:type="dxa"/>
            <w:tcBorders>
              <w:top w:val="nil"/>
              <w:left w:val="nil"/>
              <w:bottom w:val="nil"/>
              <w:right w:val="nil"/>
            </w:tcBorders>
            <w:shd w:val="clear" w:color="000000" w:fill="FFFFFF"/>
            <w:noWrap/>
            <w:vAlign w:val="center"/>
            <w:hideMark/>
          </w:tcPr>
          <w:p w14:paraId="6951E9C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0682004A"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Santic</w:t>
            </w:r>
            <w:proofErr w:type="spellEnd"/>
            <w:r w:rsidRPr="00770FE0">
              <w:rPr>
                <w:rFonts w:ascii="Times New Roman" w:eastAsia="Times New Roman" w:hAnsi="Times New Roman" w:cs="Times New Roman"/>
                <w:i/>
                <w:iCs/>
                <w:color w:val="000000"/>
                <w:sz w:val="24"/>
                <w:szCs w:val="24"/>
              </w:rPr>
              <w:t xml:space="preserve"> et al.</w:t>
            </w:r>
            <w:r w:rsidRPr="00770FE0">
              <w:rPr>
                <w:rFonts w:ascii="Times New Roman" w:eastAsia="Times New Roman" w:hAnsi="Times New Roman" w:cs="Times New Roman"/>
                <w:color w:val="000000"/>
                <w:sz w:val="24"/>
                <w:szCs w:val="24"/>
              </w:rPr>
              <w:t xml:space="preserve"> (2007)</w:t>
            </w:r>
          </w:p>
        </w:tc>
      </w:tr>
      <w:tr w:rsidR="00232C9D" w:rsidRPr="00770FE0" w14:paraId="2AACADE9" w14:textId="77777777" w:rsidTr="00AC6B2F">
        <w:trPr>
          <w:trHeight w:val="288"/>
        </w:trPr>
        <w:tc>
          <w:tcPr>
            <w:tcW w:w="2268" w:type="dxa"/>
            <w:tcBorders>
              <w:top w:val="nil"/>
              <w:left w:val="nil"/>
              <w:bottom w:val="nil"/>
              <w:right w:val="nil"/>
            </w:tcBorders>
            <w:shd w:val="clear" w:color="000000" w:fill="FFFFFF"/>
            <w:noWrap/>
            <w:vAlign w:val="center"/>
            <w:hideMark/>
          </w:tcPr>
          <w:p w14:paraId="0FA20A8C"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Sphoeroides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spengleri</w:t>
            </w:r>
            <w:proofErr w:type="spellEnd"/>
          </w:p>
        </w:tc>
        <w:tc>
          <w:tcPr>
            <w:tcW w:w="2495" w:type="dxa"/>
            <w:tcBorders>
              <w:top w:val="nil"/>
              <w:left w:val="nil"/>
              <w:bottom w:val="nil"/>
              <w:right w:val="nil"/>
            </w:tcBorders>
            <w:shd w:val="clear" w:color="000000" w:fill="FFFFFF"/>
            <w:noWrap/>
            <w:vAlign w:val="center"/>
            <w:hideMark/>
          </w:tcPr>
          <w:p w14:paraId="567B567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54B17A4F"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37AE096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Randall (1967)</w:t>
            </w:r>
          </w:p>
        </w:tc>
      </w:tr>
      <w:tr w:rsidR="00232C9D" w:rsidRPr="00770FE0" w14:paraId="030875F0" w14:textId="77777777" w:rsidTr="00AC6B2F">
        <w:trPr>
          <w:trHeight w:val="288"/>
        </w:trPr>
        <w:tc>
          <w:tcPr>
            <w:tcW w:w="2268" w:type="dxa"/>
            <w:tcBorders>
              <w:top w:val="nil"/>
              <w:left w:val="nil"/>
              <w:bottom w:val="nil"/>
              <w:right w:val="nil"/>
            </w:tcBorders>
            <w:shd w:val="clear" w:color="000000" w:fill="FFFFFF"/>
            <w:noWrap/>
            <w:vAlign w:val="center"/>
            <w:hideMark/>
          </w:tcPr>
          <w:p w14:paraId="3D987B2B"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Thalassoma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lutescens</w:t>
            </w:r>
            <w:proofErr w:type="spellEnd"/>
          </w:p>
        </w:tc>
        <w:tc>
          <w:tcPr>
            <w:tcW w:w="2495" w:type="dxa"/>
            <w:tcBorders>
              <w:top w:val="nil"/>
              <w:left w:val="nil"/>
              <w:bottom w:val="nil"/>
              <w:right w:val="nil"/>
            </w:tcBorders>
            <w:shd w:val="clear" w:color="000000" w:fill="FFFFFF"/>
            <w:noWrap/>
            <w:vAlign w:val="center"/>
            <w:hideMark/>
          </w:tcPr>
          <w:p w14:paraId="1DB9EAF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00774D50"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Gut content</w:t>
            </w:r>
          </w:p>
        </w:tc>
        <w:tc>
          <w:tcPr>
            <w:tcW w:w="2624" w:type="dxa"/>
            <w:tcBorders>
              <w:top w:val="nil"/>
              <w:left w:val="nil"/>
              <w:bottom w:val="nil"/>
              <w:right w:val="nil"/>
            </w:tcBorders>
            <w:shd w:val="clear" w:color="000000" w:fill="FFFFFF"/>
            <w:noWrap/>
            <w:vAlign w:val="center"/>
            <w:hideMark/>
          </w:tcPr>
          <w:p w14:paraId="7BDDB22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Gushima</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 xml:space="preserve">et al. </w:t>
            </w:r>
            <w:r w:rsidRPr="00770FE0">
              <w:rPr>
                <w:rFonts w:ascii="Times New Roman" w:eastAsia="Times New Roman" w:hAnsi="Times New Roman" w:cs="Times New Roman"/>
                <w:color w:val="000000"/>
                <w:sz w:val="24"/>
                <w:szCs w:val="24"/>
              </w:rPr>
              <w:t>(1991)</w:t>
            </w:r>
          </w:p>
        </w:tc>
      </w:tr>
      <w:tr w:rsidR="00232C9D" w:rsidRPr="00770FE0" w14:paraId="6556D500" w14:textId="77777777" w:rsidTr="00AC6B2F">
        <w:trPr>
          <w:trHeight w:val="288"/>
        </w:trPr>
        <w:tc>
          <w:tcPr>
            <w:tcW w:w="2268" w:type="dxa"/>
            <w:tcBorders>
              <w:top w:val="nil"/>
              <w:left w:val="nil"/>
              <w:bottom w:val="nil"/>
              <w:right w:val="nil"/>
            </w:tcBorders>
            <w:shd w:val="clear" w:color="000000" w:fill="FFFFFF"/>
            <w:noWrap/>
            <w:vAlign w:val="center"/>
            <w:hideMark/>
          </w:tcPr>
          <w:p w14:paraId="76A12943" w14:textId="77777777" w:rsidR="00232C9D" w:rsidRPr="00770FE0" w:rsidRDefault="00232C9D" w:rsidP="00AC6B2F">
            <w:pPr>
              <w:spacing w:line="240" w:lineRule="auto"/>
              <w:rPr>
                <w:rFonts w:ascii="Times New Roman" w:eastAsia="Times New Roman" w:hAnsi="Times New Roman" w:cs="Times New Roman"/>
                <w:b/>
                <w:bCs/>
                <w:color w:val="000000"/>
                <w:sz w:val="24"/>
                <w:szCs w:val="24"/>
              </w:rPr>
            </w:pPr>
            <w:r w:rsidRPr="00770FE0">
              <w:rPr>
                <w:rFonts w:ascii="Times New Roman" w:eastAsia="Times New Roman" w:hAnsi="Times New Roman" w:cs="Times New Roman"/>
                <w:b/>
                <w:bCs/>
                <w:color w:val="000000"/>
                <w:sz w:val="24"/>
                <w:szCs w:val="24"/>
              </w:rPr>
              <w:t>Birds</w:t>
            </w:r>
          </w:p>
        </w:tc>
        <w:tc>
          <w:tcPr>
            <w:tcW w:w="2495" w:type="dxa"/>
            <w:tcBorders>
              <w:top w:val="nil"/>
              <w:left w:val="nil"/>
              <w:bottom w:val="nil"/>
              <w:right w:val="nil"/>
            </w:tcBorders>
            <w:shd w:val="clear" w:color="000000" w:fill="FFFFFF"/>
            <w:noWrap/>
            <w:vAlign w:val="center"/>
            <w:hideMark/>
          </w:tcPr>
          <w:p w14:paraId="1FB8EE93"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568" w:type="dxa"/>
            <w:tcBorders>
              <w:top w:val="nil"/>
              <w:left w:val="nil"/>
              <w:bottom w:val="nil"/>
              <w:right w:val="nil"/>
            </w:tcBorders>
            <w:shd w:val="clear" w:color="000000" w:fill="FFFFFF"/>
            <w:noWrap/>
            <w:vAlign w:val="center"/>
            <w:hideMark/>
          </w:tcPr>
          <w:p w14:paraId="14A531E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
        </w:tc>
        <w:tc>
          <w:tcPr>
            <w:tcW w:w="2624" w:type="dxa"/>
            <w:tcBorders>
              <w:top w:val="nil"/>
              <w:left w:val="nil"/>
              <w:bottom w:val="nil"/>
              <w:right w:val="nil"/>
            </w:tcBorders>
            <w:shd w:val="clear" w:color="000000" w:fill="FFFFFF"/>
            <w:noWrap/>
            <w:vAlign w:val="center"/>
            <w:hideMark/>
          </w:tcPr>
          <w:p w14:paraId="2079379A"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
        </w:tc>
      </w:tr>
      <w:tr w:rsidR="00232C9D" w:rsidRPr="00770FE0" w14:paraId="19EE13CA" w14:textId="77777777" w:rsidTr="00AC6B2F">
        <w:trPr>
          <w:trHeight w:val="288"/>
        </w:trPr>
        <w:tc>
          <w:tcPr>
            <w:tcW w:w="2268" w:type="dxa"/>
            <w:tcBorders>
              <w:top w:val="nil"/>
              <w:left w:val="nil"/>
              <w:bottom w:val="nil"/>
              <w:right w:val="nil"/>
            </w:tcBorders>
            <w:shd w:val="clear" w:color="000000" w:fill="FFFFFF"/>
            <w:noWrap/>
            <w:vAlign w:val="center"/>
            <w:hideMark/>
          </w:tcPr>
          <w:p w14:paraId="4F365AD5"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Haematopus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bachmani</w:t>
            </w:r>
            <w:proofErr w:type="spellEnd"/>
          </w:p>
        </w:tc>
        <w:tc>
          <w:tcPr>
            <w:tcW w:w="2495" w:type="dxa"/>
            <w:tcBorders>
              <w:top w:val="nil"/>
              <w:left w:val="nil"/>
              <w:bottom w:val="nil"/>
              <w:right w:val="nil"/>
            </w:tcBorders>
            <w:shd w:val="clear" w:color="000000" w:fill="FFFFFF"/>
            <w:noWrap/>
            <w:vAlign w:val="center"/>
            <w:hideMark/>
          </w:tcPr>
          <w:p w14:paraId="7347848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K. </w:t>
            </w:r>
            <w:proofErr w:type="spellStart"/>
            <w:r w:rsidRPr="00770FE0">
              <w:rPr>
                <w:rFonts w:ascii="Times New Roman" w:eastAsia="Times New Roman" w:hAnsi="Times New Roman" w:cs="Times New Roman"/>
                <w:i/>
                <w:iCs/>
                <w:color w:val="000000"/>
                <w:sz w:val="24"/>
                <w:szCs w:val="24"/>
              </w:rPr>
              <w:t>tunicata</w:t>
            </w:r>
            <w:proofErr w:type="spellEnd"/>
          </w:p>
        </w:tc>
        <w:tc>
          <w:tcPr>
            <w:tcW w:w="2568" w:type="dxa"/>
            <w:tcBorders>
              <w:top w:val="nil"/>
              <w:left w:val="nil"/>
              <w:bottom w:val="nil"/>
              <w:right w:val="nil"/>
            </w:tcBorders>
            <w:shd w:val="clear" w:color="000000" w:fill="FFFFFF"/>
            <w:noWrap/>
            <w:vAlign w:val="center"/>
            <w:hideMark/>
          </w:tcPr>
          <w:p w14:paraId="19B51A00"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Prey remains</w:t>
            </w:r>
          </w:p>
        </w:tc>
        <w:tc>
          <w:tcPr>
            <w:tcW w:w="2624" w:type="dxa"/>
            <w:tcBorders>
              <w:top w:val="nil"/>
              <w:left w:val="nil"/>
              <w:bottom w:val="nil"/>
              <w:right w:val="nil"/>
            </w:tcBorders>
            <w:shd w:val="clear" w:color="000000" w:fill="FFFFFF"/>
            <w:noWrap/>
            <w:vAlign w:val="center"/>
            <w:hideMark/>
          </w:tcPr>
          <w:p w14:paraId="53B3206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Bergman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(2013)</w:t>
            </w:r>
          </w:p>
        </w:tc>
      </w:tr>
      <w:tr w:rsidR="00232C9D" w:rsidRPr="00770FE0" w14:paraId="65A3C6A8" w14:textId="77777777" w:rsidTr="00AC6B2F">
        <w:trPr>
          <w:trHeight w:val="288"/>
        </w:trPr>
        <w:tc>
          <w:tcPr>
            <w:tcW w:w="2268" w:type="dxa"/>
            <w:tcBorders>
              <w:top w:val="nil"/>
              <w:left w:val="nil"/>
              <w:bottom w:val="nil"/>
              <w:right w:val="nil"/>
            </w:tcBorders>
            <w:shd w:val="clear" w:color="000000" w:fill="FFFFFF"/>
            <w:noWrap/>
            <w:vAlign w:val="center"/>
            <w:hideMark/>
          </w:tcPr>
          <w:p w14:paraId="5D79EB1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293CF93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Mopalia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muscosa</w:t>
            </w:r>
            <w:proofErr w:type="spellEnd"/>
          </w:p>
        </w:tc>
        <w:tc>
          <w:tcPr>
            <w:tcW w:w="2568" w:type="dxa"/>
            <w:tcBorders>
              <w:top w:val="nil"/>
              <w:left w:val="nil"/>
              <w:bottom w:val="nil"/>
              <w:right w:val="nil"/>
            </w:tcBorders>
            <w:shd w:val="clear" w:color="000000" w:fill="FFFFFF"/>
            <w:noWrap/>
            <w:vAlign w:val="center"/>
            <w:hideMark/>
          </w:tcPr>
          <w:p w14:paraId="2330C83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Prey remains</w:t>
            </w:r>
          </w:p>
        </w:tc>
        <w:tc>
          <w:tcPr>
            <w:tcW w:w="2624" w:type="dxa"/>
            <w:tcBorders>
              <w:top w:val="nil"/>
              <w:left w:val="nil"/>
              <w:bottom w:val="nil"/>
              <w:right w:val="nil"/>
            </w:tcBorders>
            <w:shd w:val="clear" w:color="000000" w:fill="FFFFFF"/>
            <w:noWrap/>
            <w:vAlign w:val="center"/>
            <w:hideMark/>
          </w:tcPr>
          <w:p w14:paraId="217D7950"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Bergman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(2013)</w:t>
            </w:r>
          </w:p>
        </w:tc>
      </w:tr>
      <w:tr w:rsidR="00232C9D" w:rsidRPr="00770FE0" w14:paraId="31C91269" w14:textId="77777777" w:rsidTr="00AC6B2F">
        <w:trPr>
          <w:trHeight w:val="288"/>
        </w:trPr>
        <w:tc>
          <w:tcPr>
            <w:tcW w:w="2268" w:type="dxa"/>
            <w:tcBorders>
              <w:top w:val="nil"/>
              <w:left w:val="nil"/>
              <w:bottom w:val="nil"/>
              <w:right w:val="nil"/>
            </w:tcBorders>
            <w:shd w:val="clear" w:color="000000" w:fill="FFFFFF"/>
            <w:noWrap/>
            <w:vAlign w:val="center"/>
            <w:hideMark/>
          </w:tcPr>
          <w:p w14:paraId="5708F7A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Histrionicus</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histrionicus</w:t>
            </w:r>
            <w:proofErr w:type="spellEnd"/>
          </w:p>
        </w:tc>
        <w:tc>
          <w:tcPr>
            <w:tcW w:w="2495" w:type="dxa"/>
            <w:tcBorders>
              <w:top w:val="nil"/>
              <w:left w:val="nil"/>
              <w:bottom w:val="nil"/>
              <w:right w:val="nil"/>
            </w:tcBorders>
            <w:shd w:val="clear" w:color="000000" w:fill="FFFFFF"/>
            <w:noWrap/>
            <w:vAlign w:val="center"/>
            <w:hideMark/>
          </w:tcPr>
          <w:p w14:paraId="0E113BE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i/>
                <w:iCs/>
                <w:color w:val="000000"/>
                <w:sz w:val="24"/>
                <w:szCs w:val="24"/>
              </w:rPr>
              <w:t>Mopalia</w:t>
            </w:r>
            <w:proofErr w:type="spellEnd"/>
            <w:r w:rsidRPr="00770FE0">
              <w:rPr>
                <w:rFonts w:ascii="Times New Roman" w:eastAsia="Times New Roman" w:hAnsi="Times New Roman" w:cs="Times New Roman"/>
                <w:color w:val="000000"/>
                <w:sz w:val="24"/>
                <w:szCs w:val="24"/>
              </w:rPr>
              <w:t xml:space="preserve"> spp.</w:t>
            </w:r>
          </w:p>
        </w:tc>
        <w:tc>
          <w:tcPr>
            <w:tcW w:w="2568" w:type="dxa"/>
            <w:tcBorders>
              <w:top w:val="nil"/>
              <w:left w:val="nil"/>
              <w:bottom w:val="nil"/>
              <w:right w:val="nil"/>
            </w:tcBorders>
            <w:shd w:val="clear" w:color="000000" w:fill="FFFFFF"/>
            <w:noWrap/>
            <w:vAlign w:val="center"/>
            <w:hideMark/>
          </w:tcPr>
          <w:p w14:paraId="4633C0E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Esophagi/Gizzard content; Fecal sample</w:t>
            </w:r>
          </w:p>
        </w:tc>
        <w:tc>
          <w:tcPr>
            <w:tcW w:w="2624" w:type="dxa"/>
            <w:tcBorders>
              <w:top w:val="nil"/>
              <w:left w:val="nil"/>
              <w:bottom w:val="nil"/>
              <w:right w:val="nil"/>
            </w:tcBorders>
            <w:shd w:val="clear" w:color="000000" w:fill="FFFFFF"/>
            <w:noWrap/>
            <w:vAlign w:val="center"/>
            <w:hideMark/>
          </w:tcPr>
          <w:p w14:paraId="4A7CD375"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Gaines &amp; Fitzner (1987); Rodway &amp; Cooke (2000)</w:t>
            </w:r>
          </w:p>
        </w:tc>
      </w:tr>
      <w:tr w:rsidR="00232C9D" w:rsidRPr="00770FE0" w14:paraId="017BDB28" w14:textId="77777777" w:rsidTr="00AC6B2F">
        <w:trPr>
          <w:trHeight w:val="288"/>
        </w:trPr>
        <w:tc>
          <w:tcPr>
            <w:tcW w:w="2268" w:type="dxa"/>
            <w:tcBorders>
              <w:top w:val="nil"/>
              <w:left w:val="nil"/>
              <w:bottom w:val="nil"/>
              <w:right w:val="nil"/>
            </w:tcBorders>
            <w:shd w:val="clear" w:color="000000" w:fill="FFFFFF"/>
            <w:noWrap/>
            <w:vAlign w:val="center"/>
            <w:hideMark/>
          </w:tcPr>
          <w:p w14:paraId="09D416FF"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lastRenderedPageBreak/>
              <w:t> </w:t>
            </w:r>
          </w:p>
        </w:tc>
        <w:tc>
          <w:tcPr>
            <w:tcW w:w="2495" w:type="dxa"/>
            <w:tcBorders>
              <w:top w:val="nil"/>
              <w:left w:val="nil"/>
              <w:bottom w:val="nil"/>
              <w:right w:val="nil"/>
            </w:tcBorders>
            <w:shd w:val="clear" w:color="000000" w:fill="FFFFFF"/>
            <w:noWrap/>
            <w:vAlign w:val="center"/>
            <w:hideMark/>
          </w:tcPr>
          <w:p w14:paraId="2882E7B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T. </w:t>
            </w:r>
            <w:proofErr w:type="spellStart"/>
            <w:r w:rsidRPr="00770FE0">
              <w:rPr>
                <w:rFonts w:ascii="Times New Roman" w:eastAsia="Times New Roman" w:hAnsi="Times New Roman" w:cs="Times New Roman"/>
                <w:i/>
                <w:iCs/>
                <w:color w:val="000000"/>
                <w:sz w:val="24"/>
                <w:szCs w:val="24"/>
              </w:rPr>
              <w:t>lineata</w:t>
            </w:r>
            <w:proofErr w:type="spellEnd"/>
          </w:p>
        </w:tc>
        <w:tc>
          <w:tcPr>
            <w:tcW w:w="2568" w:type="dxa"/>
            <w:tcBorders>
              <w:top w:val="nil"/>
              <w:left w:val="nil"/>
              <w:bottom w:val="nil"/>
              <w:right w:val="nil"/>
            </w:tcBorders>
            <w:shd w:val="clear" w:color="000000" w:fill="FFFFFF"/>
            <w:noWrap/>
            <w:vAlign w:val="center"/>
            <w:hideMark/>
          </w:tcPr>
          <w:p w14:paraId="410112D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Fecal sample</w:t>
            </w:r>
          </w:p>
        </w:tc>
        <w:tc>
          <w:tcPr>
            <w:tcW w:w="2624" w:type="dxa"/>
            <w:tcBorders>
              <w:top w:val="nil"/>
              <w:left w:val="nil"/>
              <w:bottom w:val="nil"/>
              <w:right w:val="nil"/>
            </w:tcBorders>
            <w:shd w:val="clear" w:color="000000" w:fill="FFFFFF"/>
            <w:noWrap/>
            <w:vAlign w:val="center"/>
            <w:hideMark/>
          </w:tcPr>
          <w:p w14:paraId="613D2330"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Rodway &amp; Cooke (2002)</w:t>
            </w:r>
          </w:p>
        </w:tc>
      </w:tr>
      <w:tr w:rsidR="00232C9D" w:rsidRPr="00770FE0" w14:paraId="36B2C7F5" w14:textId="77777777" w:rsidTr="00AC6B2F">
        <w:trPr>
          <w:trHeight w:val="288"/>
        </w:trPr>
        <w:tc>
          <w:tcPr>
            <w:tcW w:w="2268" w:type="dxa"/>
            <w:tcBorders>
              <w:top w:val="nil"/>
              <w:left w:val="nil"/>
              <w:bottom w:val="nil"/>
              <w:right w:val="nil"/>
            </w:tcBorders>
            <w:shd w:val="clear" w:color="000000" w:fill="FFFFFF"/>
            <w:noWrap/>
            <w:vAlign w:val="center"/>
            <w:hideMark/>
          </w:tcPr>
          <w:p w14:paraId="07934488"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Larus </w:t>
            </w:r>
            <w:proofErr w:type="spellStart"/>
            <w:r w:rsidRPr="00770FE0">
              <w:rPr>
                <w:rFonts w:ascii="Times New Roman" w:eastAsia="Times New Roman" w:hAnsi="Times New Roman" w:cs="Times New Roman"/>
                <w:i/>
                <w:iCs/>
                <w:color w:val="000000"/>
                <w:sz w:val="24"/>
                <w:szCs w:val="24"/>
              </w:rPr>
              <w:t>dominicanus</w:t>
            </w:r>
            <w:proofErr w:type="spellEnd"/>
          </w:p>
        </w:tc>
        <w:tc>
          <w:tcPr>
            <w:tcW w:w="2495" w:type="dxa"/>
            <w:tcBorders>
              <w:top w:val="nil"/>
              <w:left w:val="nil"/>
              <w:bottom w:val="nil"/>
              <w:right w:val="nil"/>
            </w:tcBorders>
            <w:shd w:val="clear" w:color="000000" w:fill="FFFFFF"/>
            <w:noWrap/>
            <w:vAlign w:val="center"/>
            <w:hideMark/>
          </w:tcPr>
          <w:p w14:paraId="37B8D552"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No specified</w:t>
            </w:r>
          </w:p>
        </w:tc>
        <w:tc>
          <w:tcPr>
            <w:tcW w:w="2568" w:type="dxa"/>
            <w:tcBorders>
              <w:top w:val="nil"/>
              <w:left w:val="nil"/>
              <w:bottom w:val="nil"/>
              <w:right w:val="nil"/>
            </w:tcBorders>
            <w:shd w:val="clear" w:color="000000" w:fill="FFFFFF"/>
            <w:noWrap/>
            <w:vAlign w:val="center"/>
            <w:hideMark/>
          </w:tcPr>
          <w:p w14:paraId="48DC8DCE"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Regurgitation pellets</w:t>
            </w:r>
          </w:p>
        </w:tc>
        <w:tc>
          <w:tcPr>
            <w:tcW w:w="2624" w:type="dxa"/>
            <w:tcBorders>
              <w:top w:val="nil"/>
              <w:left w:val="nil"/>
              <w:bottom w:val="nil"/>
              <w:right w:val="nil"/>
            </w:tcBorders>
            <w:shd w:val="clear" w:color="000000" w:fill="FFFFFF"/>
            <w:noWrap/>
            <w:vAlign w:val="center"/>
            <w:hideMark/>
          </w:tcPr>
          <w:p w14:paraId="50390648"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color w:val="000000"/>
                <w:sz w:val="24"/>
                <w:szCs w:val="24"/>
              </w:rPr>
              <w:t>Petracci</w:t>
            </w:r>
            <w:proofErr w:type="spellEnd"/>
            <w:r w:rsidRPr="00770FE0">
              <w:rPr>
                <w:rFonts w:ascii="Times New Roman" w:eastAsia="Times New Roman" w:hAnsi="Times New Roman" w:cs="Times New Roman"/>
                <w:color w:val="000000"/>
                <w:sz w:val="24"/>
                <w:szCs w:val="24"/>
              </w:rPr>
              <w:t xml:space="preserv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(2004)</w:t>
            </w:r>
          </w:p>
        </w:tc>
      </w:tr>
      <w:tr w:rsidR="00232C9D" w:rsidRPr="00770FE0" w14:paraId="67EA9CB0" w14:textId="77777777" w:rsidTr="00AC6B2F">
        <w:trPr>
          <w:trHeight w:val="288"/>
        </w:trPr>
        <w:tc>
          <w:tcPr>
            <w:tcW w:w="2268" w:type="dxa"/>
            <w:tcBorders>
              <w:top w:val="nil"/>
              <w:left w:val="nil"/>
              <w:bottom w:val="nil"/>
              <w:right w:val="nil"/>
            </w:tcBorders>
            <w:shd w:val="clear" w:color="000000" w:fill="FFFFFF"/>
            <w:noWrap/>
            <w:vAlign w:val="center"/>
            <w:hideMark/>
          </w:tcPr>
          <w:p w14:paraId="03ADC6A4"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L. </w:t>
            </w:r>
            <w:proofErr w:type="spellStart"/>
            <w:r w:rsidRPr="00770FE0">
              <w:rPr>
                <w:rFonts w:ascii="Times New Roman" w:eastAsia="Times New Roman" w:hAnsi="Times New Roman" w:cs="Times New Roman"/>
                <w:i/>
                <w:iCs/>
                <w:color w:val="000000"/>
                <w:sz w:val="24"/>
                <w:szCs w:val="24"/>
              </w:rPr>
              <w:t>glaucescens</w:t>
            </w:r>
            <w:proofErr w:type="spellEnd"/>
          </w:p>
        </w:tc>
        <w:tc>
          <w:tcPr>
            <w:tcW w:w="2495" w:type="dxa"/>
            <w:tcBorders>
              <w:top w:val="nil"/>
              <w:left w:val="nil"/>
              <w:bottom w:val="nil"/>
              <w:right w:val="nil"/>
            </w:tcBorders>
            <w:shd w:val="clear" w:color="000000" w:fill="FFFFFF"/>
            <w:noWrap/>
            <w:vAlign w:val="center"/>
            <w:hideMark/>
          </w:tcPr>
          <w:p w14:paraId="3CAA43B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proofErr w:type="gramStart"/>
            <w:r w:rsidRPr="00770FE0">
              <w:rPr>
                <w:rFonts w:ascii="Times New Roman" w:eastAsia="Times New Roman" w:hAnsi="Times New Roman" w:cs="Times New Roman"/>
                <w:i/>
                <w:iCs/>
                <w:color w:val="000000"/>
                <w:sz w:val="24"/>
                <w:szCs w:val="24"/>
              </w:rPr>
              <w:t>K.tunicata</w:t>
            </w:r>
            <w:proofErr w:type="spellEnd"/>
            <w:proofErr w:type="gramEnd"/>
          </w:p>
        </w:tc>
        <w:tc>
          <w:tcPr>
            <w:tcW w:w="2568" w:type="dxa"/>
            <w:tcBorders>
              <w:top w:val="nil"/>
              <w:left w:val="nil"/>
              <w:bottom w:val="nil"/>
              <w:right w:val="nil"/>
            </w:tcBorders>
            <w:shd w:val="clear" w:color="000000" w:fill="FFFFFF"/>
            <w:noWrap/>
            <w:vAlign w:val="center"/>
            <w:hideMark/>
          </w:tcPr>
          <w:p w14:paraId="6AF5926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Regurgitation pellets/ Manipulative experiment</w:t>
            </w:r>
          </w:p>
        </w:tc>
        <w:tc>
          <w:tcPr>
            <w:tcW w:w="2624" w:type="dxa"/>
            <w:tcBorders>
              <w:top w:val="nil"/>
              <w:left w:val="nil"/>
              <w:bottom w:val="nil"/>
              <w:right w:val="nil"/>
            </w:tcBorders>
            <w:shd w:val="clear" w:color="000000" w:fill="FFFFFF"/>
            <w:noWrap/>
            <w:vAlign w:val="center"/>
            <w:hideMark/>
          </w:tcPr>
          <w:p w14:paraId="69FE9D6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Irons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(1986)</w:t>
            </w:r>
          </w:p>
        </w:tc>
      </w:tr>
      <w:tr w:rsidR="00232C9D" w:rsidRPr="00770FE0" w14:paraId="4543E540" w14:textId="77777777" w:rsidTr="00AC6B2F">
        <w:trPr>
          <w:trHeight w:val="288"/>
        </w:trPr>
        <w:tc>
          <w:tcPr>
            <w:tcW w:w="2268" w:type="dxa"/>
            <w:tcBorders>
              <w:top w:val="nil"/>
              <w:left w:val="nil"/>
              <w:bottom w:val="nil"/>
              <w:right w:val="nil"/>
            </w:tcBorders>
            <w:shd w:val="clear" w:color="000000" w:fill="FFFFFF"/>
            <w:noWrap/>
            <w:vAlign w:val="center"/>
            <w:hideMark/>
          </w:tcPr>
          <w:p w14:paraId="2E8A0553"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7FFAFE8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proofErr w:type="spellStart"/>
            <w:r w:rsidRPr="00770FE0">
              <w:rPr>
                <w:rFonts w:ascii="Times New Roman" w:eastAsia="Times New Roman" w:hAnsi="Times New Roman" w:cs="Times New Roman"/>
                <w:i/>
                <w:iCs/>
                <w:color w:val="000000"/>
                <w:sz w:val="24"/>
                <w:szCs w:val="24"/>
              </w:rPr>
              <w:t>Mopali</w:t>
            </w:r>
            <w:r w:rsidRPr="00770FE0">
              <w:rPr>
                <w:rFonts w:ascii="Times New Roman" w:eastAsia="Times New Roman" w:hAnsi="Times New Roman" w:cs="Times New Roman"/>
                <w:color w:val="000000"/>
                <w:sz w:val="24"/>
                <w:szCs w:val="24"/>
              </w:rPr>
              <w:t>a</w:t>
            </w:r>
            <w:proofErr w:type="spellEnd"/>
            <w:r w:rsidRPr="00770FE0">
              <w:rPr>
                <w:rFonts w:ascii="Times New Roman" w:eastAsia="Times New Roman" w:hAnsi="Times New Roman" w:cs="Times New Roman"/>
                <w:color w:val="000000"/>
                <w:sz w:val="24"/>
                <w:szCs w:val="24"/>
              </w:rPr>
              <w:t xml:space="preserve"> sp.</w:t>
            </w:r>
          </w:p>
        </w:tc>
        <w:tc>
          <w:tcPr>
            <w:tcW w:w="2568" w:type="dxa"/>
            <w:tcBorders>
              <w:top w:val="nil"/>
              <w:left w:val="nil"/>
              <w:bottom w:val="nil"/>
              <w:right w:val="nil"/>
            </w:tcBorders>
            <w:shd w:val="clear" w:color="000000" w:fill="FFFFFF"/>
            <w:noWrap/>
            <w:vAlign w:val="center"/>
            <w:hideMark/>
          </w:tcPr>
          <w:p w14:paraId="5B030516"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Regurgitation pellets/ Manipulative experiment</w:t>
            </w:r>
          </w:p>
        </w:tc>
        <w:tc>
          <w:tcPr>
            <w:tcW w:w="2624" w:type="dxa"/>
            <w:tcBorders>
              <w:top w:val="nil"/>
              <w:left w:val="nil"/>
              <w:bottom w:val="nil"/>
              <w:right w:val="nil"/>
            </w:tcBorders>
            <w:shd w:val="clear" w:color="000000" w:fill="FFFFFF"/>
            <w:noWrap/>
            <w:vAlign w:val="center"/>
            <w:hideMark/>
          </w:tcPr>
          <w:p w14:paraId="1DE71601"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Irons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(1986)</w:t>
            </w:r>
          </w:p>
        </w:tc>
      </w:tr>
      <w:tr w:rsidR="00232C9D" w:rsidRPr="00770FE0" w14:paraId="3A4F7373" w14:textId="77777777" w:rsidTr="00AC6B2F">
        <w:trPr>
          <w:trHeight w:val="288"/>
        </w:trPr>
        <w:tc>
          <w:tcPr>
            <w:tcW w:w="2268" w:type="dxa"/>
            <w:tcBorders>
              <w:top w:val="nil"/>
              <w:left w:val="nil"/>
              <w:bottom w:val="nil"/>
              <w:right w:val="nil"/>
            </w:tcBorders>
            <w:shd w:val="clear" w:color="000000" w:fill="FFFFFF"/>
            <w:noWrap/>
            <w:vAlign w:val="center"/>
            <w:hideMark/>
          </w:tcPr>
          <w:p w14:paraId="58BEADA0"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L. occidentalis </w:t>
            </w:r>
          </w:p>
        </w:tc>
        <w:tc>
          <w:tcPr>
            <w:tcW w:w="2495" w:type="dxa"/>
            <w:tcBorders>
              <w:top w:val="nil"/>
              <w:left w:val="nil"/>
              <w:bottom w:val="nil"/>
              <w:right w:val="nil"/>
            </w:tcBorders>
            <w:shd w:val="clear" w:color="000000" w:fill="FFFFFF"/>
            <w:noWrap/>
            <w:vAlign w:val="center"/>
            <w:hideMark/>
          </w:tcPr>
          <w:p w14:paraId="2617CA1D"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K. </w:t>
            </w:r>
            <w:proofErr w:type="spellStart"/>
            <w:r w:rsidRPr="00770FE0">
              <w:rPr>
                <w:rFonts w:ascii="Times New Roman" w:eastAsia="Times New Roman" w:hAnsi="Times New Roman" w:cs="Times New Roman"/>
                <w:i/>
                <w:iCs/>
                <w:color w:val="000000"/>
                <w:sz w:val="24"/>
                <w:szCs w:val="24"/>
              </w:rPr>
              <w:t>tunicata</w:t>
            </w:r>
            <w:proofErr w:type="spellEnd"/>
          </w:p>
        </w:tc>
        <w:tc>
          <w:tcPr>
            <w:tcW w:w="2568" w:type="dxa"/>
            <w:tcBorders>
              <w:top w:val="nil"/>
              <w:left w:val="nil"/>
              <w:bottom w:val="nil"/>
              <w:right w:val="nil"/>
            </w:tcBorders>
            <w:shd w:val="clear" w:color="000000" w:fill="FFFFFF"/>
            <w:noWrap/>
            <w:vAlign w:val="center"/>
            <w:hideMark/>
          </w:tcPr>
          <w:p w14:paraId="79B17F17"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Regurgitation pellets</w:t>
            </w:r>
          </w:p>
        </w:tc>
        <w:tc>
          <w:tcPr>
            <w:tcW w:w="2624" w:type="dxa"/>
            <w:tcBorders>
              <w:top w:val="nil"/>
              <w:left w:val="nil"/>
              <w:bottom w:val="nil"/>
              <w:right w:val="nil"/>
            </w:tcBorders>
            <w:shd w:val="clear" w:color="000000" w:fill="FFFFFF"/>
            <w:noWrap/>
            <w:vAlign w:val="center"/>
            <w:hideMark/>
          </w:tcPr>
          <w:p w14:paraId="29659D47"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Moore (1975)</w:t>
            </w:r>
          </w:p>
        </w:tc>
      </w:tr>
      <w:tr w:rsidR="00232C9D" w:rsidRPr="00770FE0" w14:paraId="7DB3A8EE" w14:textId="77777777" w:rsidTr="00AC6B2F">
        <w:trPr>
          <w:trHeight w:val="288"/>
        </w:trPr>
        <w:tc>
          <w:tcPr>
            <w:tcW w:w="2268" w:type="dxa"/>
            <w:tcBorders>
              <w:top w:val="nil"/>
              <w:left w:val="nil"/>
              <w:bottom w:val="nil"/>
              <w:right w:val="nil"/>
            </w:tcBorders>
            <w:shd w:val="clear" w:color="000000" w:fill="FFFFFF"/>
            <w:noWrap/>
            <w:vAlign w:val="center"/>
            <w:hideMark/>
          </w:tcPr>
          <w:p w14:paraId="150CE7A2"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2B1EF810"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M. </w:t>
            </w:r>
            <w:proofErr w:type="spellStart"/>
            <w:r w:rsidRPr="00770FE0">
              <w:rPr>
                <w:rFonts w:ascii="Times New Roman" w:eastAsia="Times New Roman" w:hAnsi="Times New Roman" w:cs="Times New Roman"/>
                <w:i/>
                <w:iCs/>
                <w:color w:val="000000"/>
                <w:sz w:val="24"/>
                <w:szCs w:val="24"/>
              </w:rPr>
              <w:t>muscosa</w:t>
            </w:r>
            <w:proofErr w:type="spellEnd"/>
          </w:p>
        </w:tc>
        <w:tc>
          <w:tcPr>
            <w:tcW w:w="2568" w:type="dxa"/>
            <w:tcBorders>
              <w:top w:val="nil"/>
              <w:left w:val="nil"/>
              <w:bottom w:val="nil"/>
              <w:right w:val="nil"/>
            </w:tcBorders>
            <w:shd w:val="clear" w:color="000000" w:fill="FFFFFF"/>
            <w:noWrap/>
            <w:vAlign w:val="center"/>
            <w:hideMark/>
          </w:tcPr>
          <w:p w14:paraId="5E1F38D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Regurgitation pellets</w:t>
            </w:r>
          </w:p>
        </w:tc>
        <w:tc>
          <w:tcPr>
            <w:tcW w:w="2624" w:type="dxa"/>
            <w:tcBorders>
              <w:top w:val="nil"/>
              <w:left w:val="nil"/>
              <w:bottom w:val="nil"/>
              <w:right w:val="nil"/>
            </w:tcBorders>
            <w:shd w:val="clear" w:color="000000" w:fill="FFFFFF"/>
            <w:noWrap/>
            <w:vAlign w:val="center"/>
            <w:hideMark/>
          </w:tcPr>
          <w:p w14:paraId="6ED5087D"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Moore (1975)</w:t>
            </w:r>
          </w:p>
        </w:tc>
      </w:tr>
      <w:tr w:rsidR="00232C9D" w:rsidRPr="00770FE0" w14:paraId="4DB8B08A" w14:textId="77777777" w:rsidTr="00AC6B2F">
        <w:trPr>
          <w:trHeight w:val="288"/>
        </w:trPr>
        <w:tc>
          <w:tcPr>
            <w:tcW w:w="2268" w:type="dxa"/>
            <w:tcBorders>
              <w:top w:val="nil"/>
              <w:left w:val="nil"/>
              <w:bottom w:val="nil"/>
              <w:right w:val="nil"/>
            </w:tcBorders>
            <w:shd w:val="clear" w:color="000000" w:fill="FFFFFF"/>
            <w:noWrap/>
            <w:vAlign w:val="center"/>
            <w:hideMark/>
          </w:tcPr>
          <w:p w14:paraId="7064A6AC"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605B0A32"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Nuttallina</w:t>
            </w:r>
            <w:proofErr w:type="spellEnd"/>
            <w:r w:rsidRPr="00770FE0">
              <w:rPr>
                <w:rFonts w:ascii="Times New Roman" w:eastAsia="Times New Roman" w:hAnsi="Times New Roman" w:cs="Times New Roman"/>
                <w:i/>
                <w:iCs/>
                <w:color w:val="000000"/>
                <w:sz w:val="24"/>
                <w:szCs w:val="24"/>
              </w:rPr>
              <w:t xml:space="preserve"> californica</w:t>
            </w:r>
          </w:p>
        </w:tc>
        <w:tc>
          <w:tcPr>
            <w:tcW w:w="2568" w:type="dxa"/>
            <w:tcBorders>
              <w:top w:val="nil"/>
              <w:left w:val="nil"/>
              <w:bottom w:val="nil"/>
              <w:right w:val="nil"/>
            </w:tcBorders>
            <w:shd w:val="clear" w:color="000000" w:fill="FFFFFF"/>
            <w:noWrap/>
            <w:vAlign w:val="center"/>
            <w:hideMark/>
          </w:tcPr>
          <w:p w14:paraId="1FA307CB"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Regurgitation pellets</w:t>
            </w:r>
          </w:p>
        </w:tc>
        <w:tc>
          <w:tcPr>
            <w:tcW w:w="2624" w:type="dxa"/>
            <w:tcBorders>
              <w:top w:val="nil"/>
              <w:left w:val="nil"/>
              <w:bottom w:val="nil"/>
              <w:right w:val="nil"/>
            </w:tcBorders>
            <w:shd w:val="clear" w:color="000000" w:fill="FFFFFF"/>
            <w:noWrap/>
            <w:vAlign w:val="center"/>
            <w:hideMark/>
          </w:tcPr>
          <w:p w14:paraId="4C6EB23D"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Moore (1975)</w:t>
            </w:r>
          </w:p>
        </w:tc>
      </w:tr>
      <w:tr w:rsidR="00232C9D" w:rsidRPr="00770FE0" w14:paraId="5A394856" w14:textId="77777777" w:rsidTr="00AC6B2F">
        <w:trPr>
          <w:trHeight w:val="288"/>
        </w:trPr>
        <w:tc>
          <w:tcPr>
            <w:tcW w:w="2268" w:type="dxa"/>
            <w:tcBorders>
              <w:top w:val="nil"/>
              <w:left w:val="nil"/>
              <w:bottom w:val="nil"/>
              <w:right w:val="nil"/>
            </w:tcBorders>
            <w:shd w:val="clear" w:color="000000" w:fill="FFFFFF"/>
            <w:noWrap/>
            <w:vAlign w:val="center"/>
            <w:hideMark/>
          </w:tcPr>
          <w:p w14:paraId="41598AEE"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xml:space="preserve">Somateria </w:t>
            </w:r>
            <w:proofErr w:type="spellStart"/>
            <w:r w:rsidRPr="00770FE0">
              <w:rPr>
                <w:rFonts w:ascii="Times New Roman" w:eastAsia="Times New Roman" w:hAnsi="Times New Roman" w:cs="Times New Roman"/>
                <w:i/>
                <w:iCs/>
                <w:color w:val="000000"/>
                <w:sz w:val="24"/>
                <w:szCs w:val="24"/>
              </w:rPr>
              <w:t>mollissima</w:t>
            </w:r>
            <w:proofErr w:type="spellEnd"/>
          </w:p>
        </w:tc>
        <w:tc>
          <w:tcPr>
            <w:tcW w:w="2495" w:type="dxa"/>
            <w:tcBorders>
              <w:top w:val="nil"/>
              <w:left w:val="nil"/>
              <w:bottom w:val="nil"/>
              <w:right w:val="nil"/>
            </w:tcBorders>
            <w:shd w:val="clear" w:color="000000" w:fill="FFFFFF"/>
            <w:noWrap/>
            <w:vAlign w:val="center"/>
            <w:hideMark/>
          </w:tcPr>
          <w:p w14:paraId="23339C69"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Tonicella</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marmórea</w:t>
            </w:r>
            <w:proofErr w:type="spellEnd"/>
          </w:p>
        </w:tc>
        <w:tc>
          <w:tcPr>
            <w:tcW w:w="2568" w:type="dxa"/>
            <w:tcBorders>
              <w:top w:val="nil"/>
              <w:left w:val="nil"/>
              <w:bottom w:val="nil"/>
              <w:right w:val="nil"/>
            </w:tcBorders>
            <w:shd w:val="clear" w:color="000000" w:fill="FFFFFF"/>
            <w:noWrap/>
            <w:vAlign w:val="center"/>
            <w:hideMark/>
          </w:tcPr>
          <w:p w14:paraId="0E043AB8"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534D5EC3"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Kristjansson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(2013)</w:t>
            </w:r>
          </w:p>
        </w:tc>
      </w:tr>
      <w:tr w:rsidR="00232C9D" w:rsidRPr="00770FE0" w14:paraId="39B5D58A" w14:textId="77777777" w:rsidTr="00AC6B2F">
        <w:trPr>
          <w:trHeight w:val="288"/>
        </w:trPr>
        <w:tc>
          <w:tcPr>
            <w:tcW w:w="2268" w:type="dxa"/>
            <w:tcBorders>
              <w:top w:val="nil"/>
              <w:left w:val="nil"/>
              <w:bottom w:val="nil"/>
              <w:right w:val="nil"/>
            </w:tcBorders>
            <w:shd w:val="clear" w:color="000000" w:fill="FFFFFF"/>
            <w:noWrap/>
            <w:vAlign w:val="center"/>
            <w:hideMark/>
          </w:tcPr>
          <w:p w14:paraId="629901DA"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22E8F6A4"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Boreochiton</w:t>
            </w:r>
            <w:proofErr w:type="spellEnd"/>
            <w:r w:rsidRPr="00770FE0">
              <w:rPr>
                <w:rFonts w:ascii="Times New Roman" w:eastAsia="Times New Roman" w:hAnsi="Times New Roman" w:cs="Times New Roman"/>
                <w:i/>
                <w:iCs/>
                <w:color w:val="000000"/>
                <w:sz w:val="24"/>
                <w:szCs w:val="24"/>
              </w:rPr>
              <w:t xml:space="preserve"> </w:t>
            </w:r>
            <w:proofErr w:type="spellStart"/>
            <w:r w:rsidRPr="00770FE0">
              <w:rPr>
                <w:rFonts w:ascii="Times New Roman" w:eastAsia="Times New Roman" w:hAnsi="Times New Roman" w:cs="Times New Roman"/>
                <w:i/>
                <w:iCs/>
                <w:color w:val="000000"/>
                <w:sz w:val="24"/>
                <w:szCs w:val="24"/>
              </w:rPr>
              <w:t>ruber</w:t>
            </w:r>
            <w:proofErr w:type="spellEnd"/>
          </w:p>
        </w:tc>
        <w:tc>
          <w:tcPr>
            <w:tcW w:w="2568" w:type="dxa"/>
            <w:tcBorders>
              <w:top w:val="nil"/>
              <w:left w:val="nil"/>
              <w:bottom w:val="nil"/>
              <w:right w:val="nil"/>
            </w:tcBorders>
            <w:shd w:val="clear" w:color="000000" w:fill="FFFFFF"/>
            <w:noWrap/>
            <w:vAlign w:val="center"/>
            <w:hideMark/>
          </w:tcPr>
          <w:p w14:paraId="5E4AC160"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74E96ADF"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Kristjansson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(2013)</w:t>
            </w:r>
          </w:p>
        </w:tc>
      </w:tr>
      <w:tr w:rsidR="00232C9D" w:rsidRPr="00770FE0" w14:paraId="3FC535DB" w14:textId="77777777" w:rsidTr="00AC6B2F">
        <w:trPr>
          <w:trHeight w:val="288"/>
        </w:trPr>
        <w:tc>
          <w:tcPr>
            <w:tcW w:w="2268" w:type="dxa"/>
            <w:tcBorders>
              <w:top w:val="nil"/>
              <w:left w:val="nil"/>
              <w:bottom w:val="nil"/>
              <w:right w:val="nil"/>
            </w:tcBorders>
            <w:shd w:val="clear" w:color="000000" w:fill="FFFFFF"/>
            <w:noWrap/>
            <w:vAlign w:val="center"/>
            <w:hideMark/>
          </w:tcPr>
          <w:p w14:paraId="0FCDD199" w14:textId="77777777" w:rsidR="00232C9D" w:rsidRPr="00770FE0" w:rsidRDefault="00232C9D" w:rsidP="00AC6B2F">
            <w:pPr>
              <w:spacing w:line="240" w:lineRule="auto"/>
              <w:rPr>
                <w:rFonts w:ascii="Times New Roman" w:eastAsia="Times New Roman" w:hAnsi="Times New Roman" w:cs="Times New Roman"/>
                <w:i/>
                <w:iCs/>
                <w:color w:val="000000"/>
                <w:sz w:val="24"/>
                <w:szCs w:val="24"/>
              </w:rPr>
            </w:pPr>
            <w:r w:rsidRPr="00770FE0">
              <w:rPr>
                <w:rFonts w:ascii="Times New Roman" w:eastAsia="Times New Roman" w:hAnsi="Times New Roman" w:cs="Times New Roman"/>
                <w:i/>
                <w:iCs/>
                <w:color w:val="000000"/>
                <w:sz w:val="24"/>
                <w:szCs w:val="24"/>
              </w:rPr>
              <w:t> </w:t>
            </w:r>
          </w:p>
        </w:tc>
        <w:tc>
          <w:tcPr>
            <w:tcW w:w="2495" w:type="dxa"/>
            <w:tcBorders>
              <w:top w:val="nil"/>
              <w:left w:val="nil"/>
              <w:bottom w:val="nil"/>
              <w:right w:val="nil"/>
            </w:tcBorders>
            <w:shd w:val="clear" w:color="000000" w:fill="FFFFFF"/>
            <w:noWrap/>
            <w:vAlign w:val="center"/>
            <w:hideMark/>
          </w:tcPr>
          <w:p w14:paraId="65EE927A"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roofErr w:type="spellStart"/>
            <w:r w:rsidRPr="00770FE0">
              <w:rPr>
                <w:rFonts w:ascii="Times New Roman" w:eastAsia="Times New Roman" w:hAnsi="Times New Roman" w:cs="Times New Roman"/>
                <w:i/>
                <w:iCs/>
                <w:color w:val="000000"/>
                <w:sz w:val="24"/>
                <w:szCs w:val="24"/>
              </w:rPr>
              <w:t>Stenosemus</w:t>
            </w:r>
            <w:proofErr w:type="spellEnd"/>
            <w:r w:rsidRPr="00770FE0">
              <w:rPr>
                <w:rFonts w:ascii="Times New Roman" w:eastAsia="Times New Roman" w:hAnsi="Times New Roman" w:cs="Times New Roman"/>
                <w:i/>
                <w:iCs/>
                <w:color w:val="000000"/>
                <w:sz w:val="24"/>
                <w:szCs w:val="24"/>
              </w:rPr>
              <w:t xml:space="preserve"> albus</w:t>
            </w:r>
          </w:p>
        </w:tc>
        <w:tc>
          <w:tcPr>
            <w:tcW w:w="2568" w:type="dxa"/>
            <w:tcBorders>
              <w:top w:val="nil"/>
              <w:left w:val="nil"/>
              <w:bottom w:val="nil"/>
              <w:right w:val="nil"/>
            </w:tcBorders>
            <w:shd w:val="clear" w:color="000000" w:fill="FFFFFF"/>
            <w:noWrap/>
            <w:vAlign w:val="center"/>
            <w:hideMark/>
          </w:tcPr>
          <w:p w14:paraId="0C763F7F"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Stomach content</w:t>
            </w:r>
          </w:p>
        </w:tc>
        <w:tc>
          <w:tcPr>
            <w:tcW w:w="2624" w:type="dxa"/>
            <w:tcBorders>
              <w:top w:val="nil"/>
              <w:left w:val="nil"/>
              <w:bottom w:val="nil"/>
              <w:right w:val="nil"/>
            </w:tcBorders>
            <w:shd w:val="clear" w:color="000000" w:fill="FFFFFF"/>
            <w:noWrap/>
            <w:vAlign w:val="center"/>
            <w:hideMark/>
          </w:tcPr>
          <w:p w14:paraId="2F6E9134" w14:textId="77777777" w:rsidR="00232C9D" w:rsidRPr="00770FE0" w:rsidRDefault="00232C9D" w:rsidP="00AC6B2F">
            <w:pPr>
              <w:spacing w:line="240" w:lineRule="auto"/>
              <w:ind w:hanging="24"/>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xml:space="preserve">Kristjansson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(2013)</w:t>
            </w:r>
          </w:p>
        </w:tc>
      </w:tr>
      <w:tr w:rsidR="00232C9D" w:rsidRPr="00770FE0" w14:paraId="228EB9EF" w14:textId="77777777" w:rsidTr="00AC6B2F">
        <w:trPr>
          <w:trHeight w:val="120"/>
        </w:trPr>
        <w:tc>
          <w:tcPr>
            <w:tcW w:w="2268" w:type="dxa"/>
            <w:tcBorders>
              <w:top w:val="nil"/>
              <w:left w:val="nil"/>
              <w:bottom w:val="single" w:sz="12" w:space="0" w:color="auto"/>
              <w:right w:val="nil"/>
            </w:tcBorders>
            <w:shd w:val="clear" w:color="000000" w:fill="FFFFFF"/>
            <w:noWrap/>
            <w:vAlign w:val="bottom"/>
            <w:hideMark/>
          </w:tcPr>
          <w:p w14:paraId="0BAFF4B8" w14:textId="77777777" w:rsidR="00232C9D" w:rsidRPr="00770FE0" w:rsidRDefault="00232C9D" w:rsidP="00AC6B2F">
            <w:pPr>
              <w:spacing w:line="240" w:lineRule="auto"/>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w:t>
            </w:r>
          </w:p>
        </w:tc>
        <w:tc>
          <w:tcPr>
            <w:tcW w:w="2495" w:type="dxa"/>
            <w:tcBorders>
              <w:top w:val="nil"/>
              <w:left w:val="nil"/>
              <w:bottom w:val="single" w:sz="12" w:space="0" w:color="auto"/>
              <w:right w:val="nil"/>
            </w:tcBorders>
            <w:shd w:val="clear" w:color="000000" w:fill="FFFFFF"/>
            <w:noWrap/>
            <w:vAlign w:val="bottom"/>
            <w:hideMark/>
          </w:tcPr>
          <w:p w14:paraId="784BE85E" w14:textId="77777777" w:rsidR="00232C9D" w:rsidRPr="00770FE0" w:rsidRDefault="00232C9D" w:rsidP="00AC6B2F">
            <w:pPr>
              <w:spacing w:line="240" w:lineRule="auto"/>
              <w:jc w:val="center"/>
              <w:rPr>
                <w:rFonts w:ascii="Times New Roman" w:eastAsia="Times New Roman" w:hAnsi="Times New Roman" w:cs="Times New Roman"/>
                <w:i/>
                <w:iCs/>
                <w:color w:val="000000"/>
                <w:sz w:val="24"/>
                <w:szCs w:val="24"/>
              </w:rPr>
            </w:pPr>
          </w:p>
        </w:tc>
        <w:tc>
          <w:tcPr>
            <w:tcW w:w="2568" w:type="dxa"/>
            <w:tcBorders>
              <w:top w:val="nil"/>
              <w:left w:val="nil"/>
              <w:bottom w:val="single" w:sz="12" w:space="0" w:color="auto"/>
              <w:right w:val="nil"/>
            </w:tcBorders>
            <w:shd w:val="clear" w:color="000000" w:fill="FFFFFF"/>
            <w:noWrap/>
            <w:vAlign w:val="bottom"/>
            <w:hideMark/>
          </w:tcPr>
          <w:p w14:paraId="131E60D4"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w:t>
            </w:r>
          </w:p>
        </w:tc>
        <w:tc>
          <w:tcPr>
            <w:tcW w:w="2624" w:type="dxa"/>
            <w:tcBorders>
              <w:top w:val="nil"/>
              <w:left w:val="nil"/>
              <w:bottom w:val="single" w:sz="12" w:space="0" w:color="auto"/>
              <w:right w:val="nil"/>
            </w:tcBorders>
            <w:shd w:val="clear" w:color="000000" w:fill="FFFFFF"/>
            <w:noWrap/>
            <w:vAlign w:val="bottom"/>
            <w:hideMark/>
          </w:tcPr>
          <w:p w14:paraId="0F75501A" w14:textId="77777777" w:rsidR="00232C9D" w:rsidRPr="00770FE0" w:rsidRDefault="00232C9D" w:rsidP="00AC6B2F">
            <w:pPr>
              <w:spacing w:line="240" w:lineRule="auto"/>
              <w:jc w:val="center"/>
              <w:rPr>
                <w:rFonts w:ascii="Times New Roman" w:eastAsia="Times New Roman" w:hAnsi="Times New Roman" w:cs="Times New Roman"/>
                <w:color w:val="000000"/>
                <w:sz w:val="24"/>
                <w:szCs w:val="24"/>
              </w:rPr>
            </w:pPr>
            <w:r w:rsidRPr="00770FE0">
              <w:rPr>
                <w:rFonts w:ascii="Times New Roman" w:eastAsia="Times New Roman" w:hAnsi="Times New Roman" w:cs="Times New Roman"/>
                <w:color w:val="000000"/>
                <w:sz w:val="24"/>
                <w:szCs w:val="24"/>
              </w:rPr>
              <w:t> </w:t>
            </w:r>
          </w:p>
        </w:tc>
      </w:tr>
      <w:tr w:rsidR="00232C9D" w:rsidRPr="00770FE0" w14:paraId="37114F5A" w14:textId="77777777" w:rsidTr="00AC6B2F">
        <w:trPr>
          <w:trHeight w:val="797"/>
        </w:trPr>
        <w:tc>
          <w:tcPr>
            <w:tcW w:w="9955" w:type="dxa"/>
            <w:gridSpan w:val="4"/>
            <w:vMerge w:val="restart"/>
            <w:tcBorders>
              <w:top w:val="single" w:sz="12" w:space="0" w:color="auto"/>
              <w:left w:val="nil"/>
              <w:bottom w:val="nil"/>
              <w:right w:val="nil"/>
            </w:tcBorders>
            <w:shd w:val="clear" w:color="000000" w:fill="FFFFFF"/>
            <w:hideMark/>
          </w:tcPr>
          <w:p w14:paraId="587FBA0C" w14:textId="77777777" w:rsidR="00232C9D" w:rsidRPr="00770FE0" w:rsidRDefault="00232C9D" w:rsidP="00AC6B2F">
            <w:pPr>
              <w:spacing w:line="240" w:lineRule="auto"/>
              <w:rPr>
                <w:rFonts w:ascii="Times New Roman" w:eastAsia="Times New Roman" w:hAnsi="Times New Roman" w:cs="Times New Roman"/>
                <w:color w:val="000000"/>
                <w:sz w:val="24"/>
                <w:szCs w:val="24"/>
              </w:rPr>
            </w:pPr>
            <w:r w:rsidRPr="00770FE0">
              <w:rPr>
                <w:rFonts w:ascii="Times New Roman" w:eastAsia="Times New Roman" w:hAnsi="Times New Roman" w:cs="Times New Roman"/>
                <w:i/>
                <w:iCs/>
                <w:color w:val="000000"/>
                <w:sz w:val="24"/>
                <w:szCs w:val="24"/>
                <w:vertAlign w:val="superscript"/>
              </w:rPr>
              <w:t>¥</w:t>
            </w:r>
            <w:r w:rsidRPr="00770FE0">
              <w:rPr>
                <w:rFonts w:ascii="Times New Roman" w:eastAsia="Times New Roman" w:hAnsi="Times New Roman" w:cs="Times New Roman"/>
                <w:color w:val="000000"/>
                <w:sz w:val="24"/>
                <w:szCs w:val="24"/>
              </w:rPr>
              <w:t xml:space="preserve">Boulder chitons: </w:t>
            </w:r>
            <w:r w:rsidRPr="00770FE0">
              <w:rPr>
                <w:rFonts w:ascii="Times New Roman" w:eastAsia="Times New Roman" w:hAnsi="Times New Roman" w:cs="Times New Roman"/>
                <w:i/>
                <w:iCs/>
                <w:color w:val="000000"/>
                <w:sz w:val="24"/>
                <w:szCs w:val="24"/>
              </w:rPr>
              <w:t xml:space="preserve">A. </w:t>
            </w:r>
            <w:proofErr w:type="spellStart"/>
            <w:r w:rsidRPr="00770FE0">
              <w:rPr>
                <w:rFonts w:ascii="Times New Roman" w:eastAsia="Times New Roman" w:hAnsi="Times New Roman" w:cs="Times New Roman"/>
                <w:i/>
                <w:iCs/>
                <w:color w:val="000000"/>
                <w:sz w:val="24"/>
                <w:szCs w:val="24"/>
              </w:rPr>
              <w:t>granulata</w:t>
            </w:r>
            <w:proofErr w:type="spellEnd"/>
            <w:r w:rsidRPr="00770FE0">
              <w:rPr>
                <w:rFonts w:ascii="Times New Roman" w:eastAsia="Times New Roman" w:hAnsi="Times New Roman" w:cs="Times New Roman"/>
                <w:color w:val="000000"/>
                <w:sz w:val="24"/>
                <w:szCs w:val="24"/>
              </w:rPr>
              <w:t xml:space="preserve"> (Glynn, 1970), </w:t>
            </w:r>
            <w:r w:rsidRPr="00770FE0">
              <w:rPr>
                <w:rFonts w:ascii="Times New Roman" w:eastAsia="Times New Roman" w:hAnsi="Times New Roman" w:cs="Times New Roman"/>
                <w:i/>
                <w:iCs/>
                <w:color w:val="000000"/>
                <w:sz w:val="24"/>
                <w:szCs w:val="24"/>
              </w:rPr>
              <w:t xml:space="preserve">C. </w:t>
            </w:r>
            <w:proofErr w:type="spellStart"/>
            <w:r w:rsidRPr="00770FE0">
              <w:rPr>
                <w:rFonts w:ascii="Times New Roman" w:eastAsia="Times New Roman" w:hAnsi="Times New Roman" w:cs="Times New Roman"/>
                <w:i/>
                <w:iCs/>
                <w:color w:val="000000"/>
                <w:sz w:val="24"/>
                <w:szCs w:val="24"/>
              </w:rPr>
              <w:t>diaphorus</w:t>
            </w:r>
            <w:proofErr w:type="spellEnd"/>
            <w:r w:rsidRPr="00770FE0">
              <w:rPr>
                <w:rFonts w:ascii="Times New Roman" w:eastAsia="Times New Roman" w:hAnsi="Times New Roman" w:cs="Times New Roman"/>
                <w:color w:val="000000"/>
                <w:sz w:val="24"/>
                <w:szCs w:val="24"/>
              </w:rPr>
              <w:t xml:space="preserve"> (Kangas &amp; Shepherd, 1984; Liversage &amp; </w:t>
            </w:r>
            <w:proofErr w:type="spellStart"/>
            <w:r w:rsidRPr="00770FE0">
              <w:rPr>
                <w:rFonts w:ascii="Times New Roman" w:eastAsia="Times New Roman" w:hAnsi="Times New Roman" w:cs="Times New Roman"/>
                <w:color w:val="000000"/>
                <w:sz w:val="24"/>
                <w:szCs w:val="24"/>
              </w:rPr>
              <w:t>Benkendorff</w:t>
            </w:r>
            <w:proofErr w:type="spellEnd"/>
            <w:r w:rsidRPr="00770FE0">
              <w:rPr>
                <w:rFonts w:ascii="Times New Roman" w:eastAsia="Times New Roman" w:hAnsi="Times New Roman" w:cs="Times New Roman"/>
                <w:color w:val="000000"/>
                <w:sz w:val="24"/>
                <w:szCs w:val="24"/>
              </w:rPr>
              <w:t xml:space="preserve">, 2013), </w:t>
            </w:r>
            <w:r w:rsidRPr="00770FE0">
              <w:rPr>
                <w:rFonts w:ascii="Times New Roman" w:eastAsia="Times New Roman" w:hAnsi="Times New Roman" w:cs="Times New Roman"/>
                <w:i/>
                <w:iCs/>
                <w:color w:val="000000"/>
                <w:sz w:val="24"/>
                <w:szCs w:val="24"/>
              </w:rPr>
              <w:t>C. tuberculatus</w:t>
            </w:r>
            <w:r w:rsidRPr="00770FE0">
              <w:rPr>
                <w:rFonts w:ascii="Times New Roman" w:eastAsia="Times New Roman" w:hAnsi="Times New Roman" w:cs="Times New Roman"/>
                <w:color w:val="000000"/>
                <w:sz w:val="24"/>
                <w:szCs w:val="24"/>
              </w:rPr>
              <w:t xml:space="preserve"> (Glynn, 1970), </w:t>
            </w:r>
            <w:r w:rsidRPr="00770FE0">
              <w:rPr>
                <w:rFonts w:ascii="Times New Roman" w:eastAsia="Times New Roman" w:hAnsi="Times New Roman" w:cs="Times New Roman"/>
                <w:i/>
                <w:iCs/>
                <w:color w:val="000000"/>
                <w:sz w:val="24"/>
                <w:szCs w:val="24"/>
              </w:rPr>
              <w:t>I. australis</w:t>
            </w:r>
            <w:r w:rsidRPr="00770FE0">
              <w:rPr>
                <w:rFonts w:ascii="Times New Roman" w:eastAsia="Times New Roman" w:hAnsi="Times New Roman" w:cs="Times New Roman"/>
                <w:color w:val="000000"/>
                <w:sz w:val="24"/>
                <w:szCs w:val="24"/>
              </w:rPr>
              <w:t xml:space="preserve"> (Kangas &amp; Shepherd, 1984; Smith &amp; Otway, 1997; Chapman, 2002, 2005; Grayson &amp; Chapman, 2004; Liversage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2012; Palmer, 2012; Liversage &amp; </w:t>
            </w:r>
            <w:proofErr w:type="spellStart"/>
            <w:r w:rsidRPr="00770FE0">
              <w:rPr>
                <w:rFonts w:ascii="Times New Roman" w:eastAsia="Times New Roman" w:hAnsi="Times New Roman" w:cs="Times New Roman"/>
                <w:color w:val="000000"/>
                <w:sz w:val="24"/>
                <w:szCs w:val="24"/>
              </w:rPr>
              <w:t>Benkendorff</w:t>
            </w:r>
            <w:proofErr w:type="spellEnd"/>
            <w:r w:rsidRPr="00770FE0">
              <w:rPr>
                <w:rFonts w:ascii="Times New Roman" w:eastAsia="Times New Roman" w:hAnsi="Times New Roman" w:cs="Times New Roman"/>
                <w:color w:val="000000"/>
                <w:sz w:val="24"/>
                <w:szCs w:val="24"/>
              </w:rPr>
              <w:t xml:space="preserve">, 2013), </w:t>
            </w:r>
            <w:r w:rsidRPr="00770FE0">
              <w:rPr>
                <w:rFonts w:ascii="Times New Roman" w:eastAsia="Times New Roman" w:hAnsi="Times New Roman" w:cs="Times New Roman"/>
                <w:i/>
                <w:iCs/>
                <w:color w:val="000000"/>
                <w:sz w:val="24"/>
                <w:szCs w:val="24"/>
              </w:rPr>
              <w:t xml:space="preserve">I. </w:t>
            </w:r>
            <w:proofErr w:type="spellStart"/>
            <w:r w:rsidRPr="00770FE0">
              <w:rPr>
                <w:rFonts w:ascii="Times New Roman" w:eastAsia="Times New Roman" w:hAnsi="Times New Roman" w:cs="Times New Roman"/>
                <w:i/>
                <w:iCs/>
                <w:color w:val="000000"/>
                <w:sz w:val="24"/>
                <w:szCs w:val="24"/>
              </w:rPr>
              <w:t>cariosus</w:t>
            </w:r>
            <w:proofErr w:type="spellEnd"/>
            <w:r w:rsidRPr="00770FE0">
              <w:rPr>
                <w:rFonts w:ascii="Times New Roman" w:eastAsia="Times New Roman" w:hAnsi="Times New Roman" w:cs="Times New Roman"/>
                <w:i/>
                <w:iCs/>
                <w:color w:val="000000"/>
                <w:sz w:val="24"/>
                <w:szCs w:val="24"/>
              </w:rPr>
              <w:t xml:space="preserve"> </w:t>
            </w:r>
            <w:r w:rsidRPr="00770FE0">
              <w:rPr>
                <w:rFonts w:ascii="Times New Roman" w:eastAsia="Times New Roman" w:hAnsi="Times New Roman" w:cs="Times New Roman"/>
                <w:color w:val="000000"/>
                <w:sz w:val="24"/>
                <w:szCs w:val="24"/>
              </w:rPr>
              <w:t xml:space="preserve">(Kangas &amp; Shepherd, 1984; Chapman, 2002; Liversage &amp; </w:t>
            </w:r>
            <w:proofErr w:type="spellStart"/>
            <w:r w:rsidRPr="00770FE0">
              <w:rPr>
                <w:rFonts w:ascii="Times New Roman" w:eastAsia="Times New Roman" w:hAnsi="Times New Roman" w:cs="Times New Roman"/>
                <w:color w:val="000000"/>
                <w:sz w:val="24"/>
                <w:szCs w:val="24"/>
              </w:rPr>
              <w:t>Benkendorff</w:t>
            </w:r>
            <w:proofErr w:type="spellEnd"/>
            <w:r w:rsidRPr="00770FE0">
              <w:rPr>
                <w:rFonts w:ascii="Times New Roman" w:eastAsia="Times New Roman" w:hAnsi="Times New Roman" w:cs="Times New Roman"/>
                <w:color w:val="000000"/>
                <w:sz w:val="24"/>
                <w:szCs w:val="24"/>
              </w:rPr>
              <w:t xml:space="preserve">, 2013), </w:t>
            </w:r>
            <w:r w:rsidRPr="00770FE0">
              <w:rPr>
                <w:rFonts w:ascii="Times New Roman" w:eastAsia="Times New Roman" w:hAnsi="Times New Roman" w:cs="Times New Roman"/>
                <w:i/>
                <w:iCs/>
                <w:color w:val="000000"/>
                <w:sz w:val="24"/>
                <w:szCs w:val="24"/>
              </w:rPr>
              <w:t xml:space="preserve">I. elongatus </w:t>
            </w:r>
            <w:r w:rsidRPr="00770FE0">
              <w:rPr>
                <w:rFonts w:ascii="Times New Roman" w:eastAsia="Times New Roman" w:hAnsi="Times New Roman" w:cs="Times New Roman"/>
                <w:color w:val="000000"/>
                <w:sz w:val="24"/>
                <w:szCs w:val="24"/>
              </w:rPr>
              <w:t xml:space="preserve">(Smith &amp; Otway, 1997; Chapman 2002, 2005; Grayson &amp; Chapman, 2004; Liversage &amp; </w:t>
            </w:r>
            <w:proofErr w:type="spellStart"/>
            <w:r w:rsidRPr="00770FE0">
              <w:rPr>
                <w:rFonts w:ascii="Times New Roman" w:eastAsia="Times New Roman" w:hAnsi="Times New Roman" w:cs="Times New Roman"/>
                <w:color w:val="000000"/>
                <w:sz w:val="24"/>
                <w:szCs w:val="24"/>
              </w:rPr>
              <w:t>Benkendorff</w:t>
            </w:r>
            <w:proofErr w:type="spellEnd"/>
            <w:r w:rsidRPr="00770FE0">
              <w:rPr>
                <w:rFonts w:ascii="Times New Roman" w:eastAsia="Times New Roman" w:hAnsi="Times New Roman" w:cs="Times New Roman"/>
                <w:color w:val="000000"/>
                <w:sz w:val="24"/>
                <w:szCs w:val="24"/>
              </w:rPr>
              <w:t xml:space="preserve">, 2013), </w:t>
            </w:r>
            <w:r w:rsidRPr="00770FE0">
              <w:rPr>
                <w:rFonts w:ascii="Times New Roman" w:eastAsia="Times New Roman" w:hAnsi="Times New Roman" w:cs="Times New Roman"/>
                <w:i/>
                <w:iCs/>
                <w:color w:val="000000"/>
                <w:sz w:val="24"/>
                <w:szCs w:val="24"/>
              </w:rPr>
              <w:t xml:space="preserve">I. </w:t>
            </w:r>
            <w:proofErr w:type="spellStart"/>
            <w:r w:rsidRPr="00770FE0">
              <w:rPr>
                <w:rFonts w:ascii="Times New Roman" w:eastAsia="Times New Roman" w:hAnsi="Times New Roman" w:cs="Times New Roman"/>
                <w:i/>
                <w:iCs/>
                <w:color w:val="000000"/>
                <w:sz w:val="24"/>
                <w:szCs w:val="24"/>
              </w:rPr>
              <w:t>lineolatus</w:t>
            </w:r>
            <w:proofErr w:type="spellEnd"/>
            <w:r w:rsidRPr="00770FE0">
              <w:rPr>
                <w:rFonts w:ascii="Times New Roman" w:eastAsia="Times New Roman" w:hAnsi="Times New Roman" w:cs="Times New Roman"/>
                <w:color w:val="000000"/>
                <w:sz w:val="24"/>
                <w:szCs w:val="24"/>
              </w:rPr>
              <w:t xml:space="preserve"> (Kangas &amp; Shepherd, 1984; Liversage &amp; </w:t>
            </w:r>
            <w:proofErr w:type="spellStart"/>
            <w:r w:rsidRPr="00770FE0">
              <w:rPr>
                <w:rFonts w:ascii="Times New Roman" w:eastAsia="Times New Roman" w:hAnsi="Times New Roman" w:cs="Times New Roman"/>
                <w:color w:val="000000"/>
                <w:sz w:val="24"/>
                <w:szCs w:val="24"/>
              </w:rPr>
              <w:t>Benkendorff</w:t>
            </w:r>
            <w:proofErr w:type="spellEnd"/>
            <w:r w:rsidRPr="00770FE0">
              <w:rPr>
                <w:rFonts w:ascii="Times New Roman" w:eastAsia="Times New Roman" w:hAnsi="Times New Roman" w:cs="Times New Roman"/>
                <w:color w:val="000000"/>
                <w:sz w:val="24"/>
                <w:szCs w:val="24"/>
              </w:rPr>
              <w:t xml:space="preserve">, 2013), </w:t>
            </w:r>
            <w:r w:rsidRPr="00770FE0">
              <w:rPr>
                <w:rFonts w:ascii="Times New Roman" w:eastAsia="Times New Roman" w:hAnsi="Times New Roman" w:cs="Times New Roman"/>
                <w:i/>
                <w:iCs/>
                <w:color w:val="000000"/>
                <w:sz w:val="24"/>
                <w:szCs w:val="24"/>
              </w:rPr>
              <w:t>L. cinerea</w:t>
            </w:r>
            <w:r w:rsidRPr="00770FE0">
              <w:rPr>
                <w:rFonts w:ascii="Times New Roman" w:eastAsia="Times New Roman" w:hAnsi="Times New Roman" w:cs="Times New Roman"/>
                <w:color w:val="000000"/>
                <w:sz w:val="24"/>
                <w:szCs w:val="24"/>
              </w:rPr>
              <w:t xml:space="preserve"> (Evans, 1951; Mendonça </w:t>
            </w:r>
            <w:r w:rsidRPr="00770FE0">
              <w:rPr>
                <w:rFonts w:ascii="Times New Roman" w:eastAsia="Times New Roman" w:hAnsi="Times New Roman" w:cs="Times New Roman"/>
                <w:i/>
                <w:iCs/>
                <w:color w:val="000000"/>
                <w:sz w:val="24"/>
                <w:szCs w:val="24"/>
              </w:rPr>
              <w:t>et al</w:t>
            </w:r>
            <w:r w:rsidRPr="00770FE0">
              <w:rPr>
                <w:rFonts w:ascii="Times New Roman" w:eastAsia="Times New Roman" w:hAnsi="Times New Roman" w:cs="Times New Roman"/>
                <w:color w:val="000000"/>
                <w:sz w:val="24"/>
                <w:szCs w:val="24"/>
              </w:rPr>
              <w:t xml:space="preserve">., 2016), </w:t>
            </w:r>
            <w:r w:rsidRPr="00770FE0">
              <w:rPr>
                <w:rFonts w:ascii="Times New Roman" w:eastAsia="Times New Roman" w:hAnsi="Times New Roman" w:cs="Times New Roman"/>
                <w:i/>
                <w:iCs/>
                <w:color w:val="000000"/>
                <w:sz w:val="24"/>
                <w:szCs w:val="24"/>
              </w:rPr>
              <w:t>N. speciosa</w:t>
            </w:r>
            <w:r w:rsidRPr="00770FE0">
              <w:rPr>
                <w:rFonts w:ascii="Times New Roman" w:eastAsia="Times New Roman" w:hAnsi="Times New Roman" w:cs="Times New Roman"/>
                <w:color w:val="000000"/>
                <w:sz w:val="24"/>
                <w:szCs w:val="24"/>
              </w:rPr>
              <w:t xml:space="preserve"> (Kangas &amp; Shepherd, 1984), and </w:t>
            </w:r>
            <w:r w:rsidRPr="00770FE0">
              <w:rPr>
                <w:rFonts w:ascii="Times New Roman" w:eastAsia="Times New Roman" w:hAnsi="Times New Roman" w:cs="Times New Roman"/>
                <w:i/>
                <w:iCs/>
                <w:color w:val="000000"/>
                <w:sz w:val="24"/>
                <w:szCs w:val="24"/>
              </w:rPr>
              <w:t xml:space="preserve">S. </w:t>
            </w:r>
            <w:proofErr w:type="spellStart"/>
            <w:r w:rsidRPr="00770FE0">
              <w:rPr>
                <w:rFonts w:ascii="Times New Roman" w:eastAsia="Times New Roman" w:hAnsi="Times New Roman" w:cs="Times New Roman"/>
                <w:i/>
                <w:iCs/>
                <w:color w:val="000000"/>
                <w:sz w:val="24"/>
                <w:szCs w:val="24"/>
              </w:rPr>
              <w:t>conspicua</w:t>
            </w:r>
            <w:proofErr w:type="spellEnd"/>
            <w:r w:rsidRPr="00770FE0">
              <w:rPr>
                <w:rFonts w:ascii="Times New Roman" w:eastAsia="Times New Roman" w:hAnsi="Times New Roman" w:cs="Times New Roman"/>
                <w:color w:val="000000"/>
                <w:sz w:val="24"/>
                <w:szCs w:val="24"/>
              </w:rPr>
              <w:t xml:space="preserve"> (Schmitt, 1982).</w:t>
            </w:r>
          </w:p>
        </w:tc>
      </w:tr>
      <w:tr w:rsidR="00232C9D" w:rsidRPr="00770FE0" w14:paraId="50E22422" w14:textId="77777777" w:rsidTr="00AC6B2F">
        <w:trPr>
          <w:trHeight w:val="797"/>
        </w:trPr>
        <w:tc>
          <w:tcPr>
            <w:tcW w:w="9955" w:type="dxa"/>
            <w:gridSpan w:val="4"/>
            <w:vMerge/>
            <w:tcBorders>
              <w:left w:val="nil"/>
              <w:bottom w:val="nil"/>
              <w:right w:val="nil"/>
            </w:tcBorders>
            <w:vAlign w:val="center"/>
            <w:hideMark/>
          </w:tcPr>
          <w:p w14:paraId="2E1E063D" w14:textId="77777777" w:rsidR="00232C9D" w:rsidRPr="00770FE0" w:rsidRDefault="00232C9D" w:rsidP="00AC6B2F">
            <w:pPr>
              <w:spacing w:line="240" w:lineRule="auto"/>
              <w:rPr>
                <w:rFonts w:ascii="Times New Roman" w:eastAsia="Times New Roman" w:hAnsi="Times New Roman" w:cs="Times New Roman"/>
                <w:color w:val="000000"/>
                <w:sz w:val="24"/>
                <w:szCs w:val="24"/>
              </w:rPr>
            </w:pPr>
          </w:p>
        </w:tc>
      </w:tr>
      <w:tr w:rsidR="00232C9D" w:rsidRPr="00770FE0" w14:paraId="6B03AA5A" w14:textId="77777777" w:rsidTr="00AC6B2F">
        <w:trPr>
          <w:trHeight w:val="797"/>
        </w:trPr>
        <w:tc>
          <w:tcPr>
            <w:tcW w:w="9955" w:type="dxa"/>
            <w:gridSpan w:val="4"/>
            <w:vMerge/>
            <w:tcBorders>
              <w:left w:val="nil"/>
              <w:bottom w:val="nil"/>
              <w:right w:val="nil"/>
            </w:tcBorders>
            <w:vAlign w:val="center"/>
            <w:hideMark/>
          </w:tcPr>
          <w:p w14:paraId="0E90FB41" w14:textId="77777777" w:rsidR="00232C9D" w:rsidRPr="00770FE0" w:rsidRDefault="00232C9D" w:rsidP="00AC6B2F">
            <w:pPr>
              <w:spacing w:line="240" w:lineRule="auto"/>
              <w:rPr>
                <w:rFonts w:ascii="Times New Roman" w:eastAsia="Times New Roman" w:hAnsi="Times New Roman" w:cs="Times New Roman"/>
                <w:color w:val="000000"/>
                <w:sz w:val="24"/>
                <w:szCs w:val="24"/>
              </w:rPr>
            </w:pPr>
          </w:p>
        </w:tc>
      </w:tr>
      <w:tr w:rsidR="00232C9D" w:rsidRPr="00770FE0" w14:paraId="70B5E507" w14:textId="77777777" w:rsidTr="00AC6B2F">
        <w:trPr>
          <w:trHeight w:val="797"/>
        </w:trPr>
        <w:tc>
          <w:tcPr>
            <w:tcW w:w="9955" w:type="dxa"/>
            <w:gridSpan w:val="4"/>
            <w:vMerge/>
            <w:tcBorders>
              <w:left w:val="nil"/>
              <w:bottom w:val="nil"/>
              <w:right w:val="nil"/>
            </w:tcBorders>
            <w:vAlign w:val="center"/>
            <w:hideMark/>
          </w:tcPr>
          <w:p w14:paraId="06AB3250" w14:textId="77777777" w:rsidR="00232C9D" w:rsidRPr="00770FE0" w:rsidRDefault="00232C9D" w:rsidP="00AC6B2F">
            <w:pPr>
              <w:spacing w:line="240" w:lineRule="auto"/>
              <w:rPr>
                <w:rFonts w:ascii="Times New Roman" w:eastAsia="Times New Roman" w:hAnsi="Times New Roman" w:cs="Times New Roman"/>
                <w:color w:val="000000"/>
                <w:sz w:val="24"/>
                <w:szCs w:val="24"/>
              </w:rPr>
            </w:pPr>
          </w:p>
        </w:tc>
      </w:tr>
    </w:tbl>
    <w:p w14:paraId="4B5B5303" w14:textId="77777777" w:rsidR="00232C9D" w:rsidRPr="00770FE0" w:rsidRDefault="00232C9D" w:rsidP="00232C9D">
      <w:pPr>
        <w:rPr>
          <w:rFonts w:ascii="Times New Roman" w:hAnsi="Times New Roman" w:cs="Times New Roman"/>
          <w:sz w:val="24"/>
          <w:szCs w:val="24"/>
        </w:rPr>
      </w:pPr>
    </w:p>
    <w:sectPr w:rsidR="00232C9D" w:rsidRPr="00770FE0" w:rsidSect="007D61FC">
      <w:headerReference w:type="default" r:id="rId46"/>
      <w:footerReference w:type="default" r:id="rId47"/>
      <w:pgSz w:w="11909" w:h="16834"/>
      <w:pgMar w:top="1134" w:right="1134" w:bottom="1134" w:left="1134"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5516D" w14:textId="77777777" w:rsidR="0049459C" w:rsidRPr="00232C9D" w:rsidRDefault="0049459C">
      <w:pPr>
        <w:spacing w:before="0" w:after="0" w:line="240" w:lineRule="auto"/>
      </w:pPr>
      <w:r w:rsidRPr="00232C9D">
        <w:separator/>
      </w:r>
    </w:p>
  </w:endnote>
  <w:endnote w:type="continuationSeparator" w:id="0">
    <w:p w14:paraId="0E57CF28" w14:textId="77777777" w:rsidR="0049459C" w:rsidRPr="00232C9D" w:rsidRDefault="0049459C">
      <w:pPr>
        <w:spacing w:before="0" w:after="0" w:line="240" w:lineRule="auto"/>
      </w:pPr>
      <w:r w:rsidRPr="00232C9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d280289-Identity-H">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8147335"/>
      <w:docPartObj>
        <w:docPartGallery w:val="Page Numbers (Bottom of Page)"/>
        <w:docPartUnique/>
      </w:docPartObj>
    </w:sdtPr>
    <w:sdtContent>
      <w:p w14:paraId="63F49877" w14:textId="0D4CB7A4" w:rsidR="004F3BE1" w:rsidRDefault="004F3BE1">
        <w:pPr>
          <w:pStyle w:val="Rodap"/>
          <w:jc w:val="center"/>
        </w:pPr>
        <w:r>
          <w:fldChar w:fldCharType="begin"/>
        </w:r>
        <w:r>
          <w:instrText>PAGE   \* MERGEFORMAT</w:instrText>
        </w:r>
        <w:r>
          <w:fldChar w:fldCharType="separate"/>
        </w:r>
        <w:r w:rsidRPr="00FA2ECA">
          <w:t>2</w:t>
        </w:r>
        <w:r>
          <w:fldChar w:fldCharType="end"/>
        </w:r>
      </w:p>
    </w:sdtContent>
  </w:sdt>
  <w:p w14:paraId="4F39C42B" w14:textId="77777777" w:rsidR="00110BBA" w:rsidRDefault="00110BB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97A1A8" w14:textId="77777777" w:rsidR="0049459C" w:rsidRPr="00232C9D" w:rsidRDefault="0049459C">
      <w:pPr>
        <w:spacing w:before="0" w:after="0" w:line="240" w:lineRule="auto"/>
      </w:pPr>
      <w:r w:rsidRPr="00232C9D">
        <w:separator/>
      </w:r>
    </w:p>
  </w:footnote>
  <w:footnote w:type="continuationSeparator" w:id="0">
    <w:p w14:paraId="1BD5F5D4" w14:textId="77777777" w:rsidR="0049459C" w:rsidRPr="00232C9D" w:rsidRDefault="0049459C">
      <w:pPr>
        <w:spacing w:before="0" w:after="0" w:line="240" w:lineRule="auto"/>
      </w:pPr>
      <w:r w:rsidRPr="00232C9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7CE83" w14:textId="4498BAAA" w:rsidR="00110BBA" w:rsidRPr="00B3684F" w:rsidRDefault="007D61FC" w:rsidP="00364E49">
    <w:pPr>
      <w:pStyle w:val="Ttulo1"/>
    </w:pPr>
    <w:proofErr w:type="spellStart"/>
    <w:r>
      <w:t>Zoolog</w:t>
    </w:r>
    <w:r w:rsidR="00C7711B">
      <w:t>ia</w:t>
    </w:r>
    <w:proofErr w:type="spellEnd"/>
    <w:r w:rsidR="00C7711B">
      <w:t xml:space="preserve"> (Curitiba)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16676"/>
    <w:multiLevelType w:val="hybridMultilevel"/>
    <w:tmpl w:val="A47E24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498355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ido Grimaldi">
    <w15:presenceInfo w15:providerId="Windows Live" w15:userId="1245a8d6cceff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27B"/>
    <w:rsid w:val="00005A02"/>
    <w:rsid w:val="0003365F"/>
    <w:rsid w:val="00037D15"/>
    <w:rsid w:val="0005739F"/>
    <w:rsid w:val="0006176F"/>
    <w:rsid w:val="00065BD6"/>
    <w:rsid w:val="000668D0"/>
    <w:rsid w:val="000705AC"/>
    <w:rsid w:val="0008273C"/>
    <w:rsid w:val="000A2541"/>
    <w:rsid w:val="000A601D"/>
    <w:rsid w:val="000B2A3C"/>
    <w:rsid w:val="000B5042"/>
    <w:rsid w:val="000C4616"/>
    <w:rsid w:val="000C52A8"/>
    <w:rsid w:val="000F1C65"/>
    <w:rsid w:val="000F4F3F"/>
    <w:rsid w:val="00103EF5"/>
    <w:rsid w:val="00106137"/>
    <w:rsid w:val="00110BBA"/>
    <w:rsid w:val="00115F59"/>
    <w:rsid w:val="001215B5"/>
    <w:rsid w:val="001241A4"/>
    <w:rsid w:val="0014507A"/>
    <w:rsid w:val="00151689"/>
    <w:rsid w:val="001523D0"/>
    <w:rsid w:val="001562DF"/>
    <w:rsid w:val="00163B97"/>
    <w:rsid w:val="001966BD"/>
    <w:rsid w:val="001A18FD"/>
    <w:rsid w:val="001A474E"/>
    <w:rsid w:val="001B1F27"/>
    <w:rsid w:val="001B33EC"/>
    <w:rsid w:val="001C0DF7"/>
    <w:rsid w:val="001C59E6"/>
    <w:rsid w:val="001C6526"/>
    <w:rsid w:val="001D2F01"/>
    <w:rsid w:val="001D4AD6"/>
    <w:rsid w:val="001E5145"/>
    <w:rsid w:val="001F0FAA"/>
    <w:rsid w:val="001F562E"/>
    <w:rsid w:val="00204D90"/>
    <w:rsid w:val="00213151"/>
    <w:rsid w:val="0021495A"/>
    <w:rsid w:val="00232C9D"/>
    <w:rsid w:val="002417B9"/>
    <w:rsid w:val="00245712"/>
    <w:rsid w:val="002503FB"/>
    <w:rsid w:val="00254091"/>
    <w:rsid w:val="00267C4D"/>
    <w:rsid w:val="00274501"/>
    <w:rsid w:val="002747A4"/>
    <w:rsid w:val="00274E64"/>
    <w:rsid w:val="0028296B"/>
    <w:rsid w:val="00283ACA"/>
    <w:rsid w:val="002A330C"/>
    <w:rsid w:val="002A66A5"/>
    <w:rsid w:val="002B09FA"/>
    <w:rsid w:val="002B6DF9"/>
    <w:rsid w:val="002C2075"/>
    <w:rsid w:val="002C5D4E"/>
    <w:rsid w:val="002C5F62"/>
    <w:rsid w:val="002D2BD3"/>
    <w:rsid w:val="002D351C"/>
    <w:rsid w:val="002E199C"/>
    <w:rsid w:val="002F23C8"/>
    <w:rsid w:val="00310EFD"/>
    <w:rsid w:val="003233A5"/>
    <w:rsid w:val="00324B9E"/>
    <w:rsid w:val="00333CC7"/>
    <w:rsid w:val="0034477C"/>
    <w:rsid w:val="00347E8F"/>
    <w:rsid w:val="00360F66"/>
    <w:rsid w:val="00364E49"/>
    <w:rsid w:val="00375AF4"/>
    <w:rsid w:val="00380CBE"/>
    <w:rsid w:val="00382741"/>
    <w:rsid w:val="003B3780"/>
    <w:rsid w:val="003B4EC0"/>
    <w:rsid w:val="003D1673"/>
    <w:rsid w:val="003E1AEC"/>
    <w:rsid w:val="003E2863"/>
    <w:rsid w:val="003E4BC5"/>
    <w:rsid w:val="003E4BFC"/>
    <w:rsid w:val="003F0705"/>
    <w:rsid w:val="0040102B"/>
    <w:rsid w:val="004136EA"/>
    <w:rsid w:val="00416B56"/>
    <w:rsid w:val="00416EF9"/>
    <w:rsid w:val="004251D0"/>
    <w:rsid w:val="004367A3"/>
    <w:rsid w:val="00442B3E"/>
    <w:rsid w:val="0044421D"/>
    <w:rsid w:val="0045165D"/>
    <w:rsid w:val="004564A1"/>
    <w:rsid w:val="004756D0"/>
    <w:rsid w:val="00490BF5"/>
    <w:rsid w:val="0049459C"/>
    <w:rsid w:val="004A2238"/>
    <w:rsid w:val="004A2540"/>
    <w:rsid w:val="004A5A56"/>
    <w:rsid w:val="004A72C9"/>
    <w:rsid w:val="004A7A0C"/>
    <w:rsid w:val="004B52D0"/>
    <w:rsid w:val="004C1AC0"/>
    <w:rsid w:val="004C4BE9"/>
    <w:rsid w:val="004D3D4D"/>
    <w:rsid w:val="004F05DA"/>
    <w:rsid w:val="004F1040"/>
    <w:rsid w:val="004F3BE1"/>
    <w:rsid w:val="005047BF"/>
    <w:rsid w:val="00504C74"/>
    <w:rsid w:val="005143C3"/>
    <w:rsid w:val="00535812"/>
    <w:rsid w:val="00554DCC"/>
    <w:rsid w:val="00575C4A"/>
    <w:rsid w:val="005868A3"/>
    <w:rsid w:val="00596793"/>
    <w:rsid w:val="005B05C7"/>
    <w:rsid w:val="005B6630"/>
    <w:rsid w:val="005C1A59"/>
    <w:rsid w:val="005C6569"/>
    <w:rsid w:val="005D2330"/>
    <w:rsid w:val="005D2C88"/>
    <w:rsid w:val="005E4773"/>
    <w:rsid w:val="005E6C5F"/>
    <w:rsid w:val="005F39B4"/>
    <w:rsid w:val="005F6840"/>
    <w:rsid w:val="006044D4"/>
    <w:rsid w:val="00606863"/>
    <w:rsid w:val="00612C76"/>
    <w:rsid w:val="00623DAD"/>
    <w:rsid w:val="0062434A"/>
    <w:rsid w:val="006343C1"/>
    <w:rsid w:val="00640B66"/>
    <w:rsid w:val="00645B2C"/>
    <w:rsid w:val="0066416E"/>
    <w:rsid w:val="00675226"/>
    <w:rsid w:val="00677E49"/>
    <w:rsid w:val="00685072"/>
    <w:rsid w:val="006856EC"/>
    <w:rsid w:val="006861F6"/>
    <w:rsid w:val="00686488"/>
    <w:rsid w:val="0069046B"/>
    <w:rsid w:val="00692DA5"/>
    <w:rsid w:val="006A7282"/>
    <w:rsid w:val="006B6B35"/>
    <w:rsid w:val="006C049E"/>
    <w:rsid w:val="006C27F3"/>
    <w:rsid w:val="006C4145"/>
    <w:rsid w:val="006D59A3"/>
    <w:rsid w:val="006E16DD"/>
    <w:rsid w:val="006F2534"/>
    <w:rsid w:val="0070426D"/>
    <w:rsid w:val="00710C7A"/>
    <w:rsid w:val="00712F72"/>
    <w:rsid w:val="007441F7"/>
    <w:rsid w:val="00753DEA"/>
    <w:rsid w:val="00754E11"/>
    <w:rsid w:val="00757131"/>
    <w:rsid w:val="00770FE0"/>
    <w:rsid w:val="007759ED"/>
    <w:rsid w:val="00775CEB"/>
    <w:rsid w:val="00776724"/>
    <w:rsid w:val="00793BEF"/>
    <w:rsid w:val="0079560D"/>
    <w:rsid w:val="00796864"/>
    <w:rsid w:val="007976F6"/>
    <w:rsid w:val="007A5542"/>
    <w:rsid w:val="007B389B"/>
    <w:rsid w:val="007B5815"/>
    <w:rsid w:val="007B6889"/>
    <w:rsid w:val="007D1F1F"/>
    <w:rsid w:val="007D61FC"/>
    <w:rsid w:val="007E0945"/>
    <w:rsid w:val="007F6623"/>
    <w:rsid w:val="008148E9"/>
    <w:rsid w:val="00814B2E"/>
    <w:rsid w:val="00820BC1"/>
    <w:rsid w:val="00843592"/>
    <w:rsid w:val="00851A41"/>
    <w:rsid w:val="00851AEA"/>
    <w:rsid w:val="00851F2A"/>
    <w:rsid w:val="00863873"/>
    <w:rsid w:val="008654B8"/>
    <w:rsid w:val="00866A06"/>
    <w:rsid w:val="0087068C"/>
    <w:rsid w:val="00876132"/>
    <w:rsid w:val="00881A38"/>
    <w:rsid w:val="00894154"/>
    <w:rsid w:val="008A294D"/>
    <w:rsid w:val="008A6711"/>
    <w:rsid w:val="008B197A"/>
    <w:rsid w:val="008B3986"/>
    <w:rsid w:val="008C20FB"/>
    <w:rsid w:val="008D715F"/>
    <w:rsid w:val="008E352B"/>
    <w:rsid w:val="00911B3A"/>
    <w:rsid w:val="00916BE9"/>
    <w:rsid w:val="0092266F"/>
    <w:rsid w:val="009254FD"/>
    <w:rsid w:val="009310D4"/>
    <w:rsid w:val="009373BC"/>
    <w:rsid w:val="00940B55"/>
    <w:rsid w:val="00951B2C"/>
    <w:rsid w:val="00952B01"/>
    <w:rsid w:val="0096547D"/>
    <w:rsid w:val="0096563D"/>
    <w:rsid w:val="0097601E"/>
    <w:rsid w:val="00984155"/>
    <w:rsid w:val="009901FF"/>
    <w:rsid w:val="009B6F9E"/>
    <w:rsid w:val="009C3266"/>
    <w:rsid w:val="009C5FD6"/>
    <w:rsid w:val="009C6FB3"/>
    <w:rsid w:val="009D177B"/>
    <w:rsid w:val="009E3CF4"/>
    <w:rsid w:val="009E50C6"/>
    <w:rsid w:val="009E68F3"/>
    <w:rsid w:val="00A04886"/>
    <w:rsid w:val="00A12920"/>
    <w:rsid w:val="00A23F49"/>
    <w:rsid w:val="00A331EF"/>
    <w:rsid w:val="00A37763"/>
    <w:rsid w:val="00A40031"/>
    <w:rsid w:val="00A46E26"/>
    <w:rsid w:val="00A47C13"/>
    <w:rsid w:val="00A50161"/>
    <w:rsid w:val="00A5068B"/>
    <w:rsid w:val="00A50F26"/>
    <w:rsid w:val="00A54BE7"/>
    <w:rsid w:val="00A61FA7"/>
    <w:rsid w:val="00A6567F"/>
    <w:rsid w:val="00A77987"/>
    <w:rsid w:val="00A91839"/>
    <w:rsid w:val="00A91C98"/>
    <w:rsid w:val="00A9591C"/>
    <w:rsid w:val="00AA17AB"/>
    <w:rsid w:val="00AA614D"/>
    <w:rsid w:val="00AA6776"/>
    <w:rsid w:val="00AB0356"/>
    <w:rsid w:val="00AB48A5"/>
    <w:rsid w:val="00AB58C9"/>
    <w:rsid w:val="00AB79DE"/>
    <w:rsid w:val="00AC1025"/>
    <w:rsid w:val="00AC487F"/>
    <w:rsid w:val="00AC6BE0"/>
    <w:rsid w:val="00AD47AB"/>
    <w:rsid w:val="00AE20FB"/>
    <w:rsid w:val="00B0682F"/>
    <w:rsid w:val="00B3284C"/>
    <w:rsid w:val="00B3684F"/>
    <w:rsid w:val="00B443CD"/>
    <w:rsid w:val="00B62E98"/>
    <w:rsid w:val="00B63B7D"/>
    <w:rsid w:val="00B736CE"/>
    <w:rsid w:val="00B8671E"/>
    <w:rsid w:val="00B969DA"/>
    <w:rsid w:val="00BB4D9C"/>
    <w:rsid w:val="00BC2167"/>
    <w:rsid w:val="00BC455B"/>
    <w:rsid w:val="00BD25D3"/>
    <w:rsid w:val="00BF5E6D"/>
    <w:rsid w:val="00C02B3A"/>
    <w:rsid w:val="00C17643"/>
    <w:rsid w:val="00C21015"/>
    <w:rsid w:val="00C34BD3"/>
    <w:rsid w:val="00C34E9B"/>
    <w:rsid w:val="00C4047E"/>
    <w:rsid w:val="00C44FDD"/>
    <w:rsid w:val="00C45034"/>
    <w:rsid w:val="00C50159"/>
    <w:rsid w:val="00C50B55"/>
    <w:rsid w:val="00C66753"/>
    <w:rsid w:val="00C7711B"/>
    <w:rsid w:val="00C7765F"/>
    <w:rsid w:val="00C81665"/>
    <w:rsid w:val="00CA7072"/>
    <w:rsid w:val="00CB0402"/>
    <w:rsid w:val="00CB0994"/>
    <w:rsid w:val="00CC624D"/>
    <w:rsid w:val="00CD1A5A"/>
    <w:rsid w:val="00CD221C"/>
    <w:rsid w:val="00CE6779"/>
    <w:rsid w:val="00CF69DD"/>
    <w:rsid w:val="00D04300"/>
    <w:rsid w:val="00D226FD"/>
    <w:rsid w:val="00D3129C"/>
    <w:rsid w:val="00D64009"/>
    <w:rsid w:val="00D67904"/>
    <w:rsid w:val="00D709B3"/>
    <w:rsid w:val="00D72422"/>
    <w:rsid w:val="00D735D8"/>
    <w:rsid w:val="00D76561"/>
    <w:rsid w:val="00D77C3F"/>
    <w:rsid w:val="00D9276E"/>
    <w:rsid w:val="00D97F12"/>
    <w:rsid w:val="00DA02B7"/>
    <w:rsid w:val="00DA2D32"/>
    <w:rsid w:val="00DB0324"/>
    <w:rsid w:val="00DB1E34"/>
    <w:rsid w:val="00DC44D2"/>
    <w:rsid w:val="00DC5A77"/>
    <w:rsid w:val="00DC6F05"/>
    <w:rsid w:val="00DD386C"/>
    <w:rsid w:val="00DD3902"/>
    <w:rsid w:val="00DD4F22"/>
    <w:rsid w:val="00DE1EB9"/>
    <w:rsid w:val="00DE3D6E"/>
    <w:rsid w:val="00DE5FF1"/>
    <w:rsid w:val="00DE750D"/>
    <w:rsid w:val="00DF1D4D"/>
    <w:rsid w:val="00E011CC"/>
    <w:rsid w:val="00E141D0"/>
    <w:rsid w:val="00E27E9C"/>
    <w:rsid w:val="00E41335"/>
    <w:rsid w:val="00E41DC7"/>
    <w:rsid w:val="00E43020"/>
    <w:rsid w:val="00E53550"/>
    <w:rsid w:val="00E5643A"/>
    <w:rsid w:val="00E61F40"/>
    <w:rsid w:val="00E807DD"/>
    <w:rsid w:val="00E8171F"/>
    <w:rsid w:val="00E86ED7"/>
    <w:rsid w:val="00E9133A"/>
    <w:rsid w:val="00EA2784"/>
    <w:rsid w:val="00EC0EAE"/>
    <w:rsid w:val="00EC581A"/>
    <w:rsid w:val="00EC7116"/>
    <w:rsid w:val="00ED7838"/>
    <w:rsid w:val="00EE6975"/>
    <w:rsid w:val="00EF5F39"/>
    <w:rsid w:val="00F11472"/>
    <w:rsid w:val="00F6344F"/>
    <w:rsid w:val="00F7227B"/>
    <w:rsid w:val="00F72A06"/>
    <w:rsid w:val="00F7420F"/>
    <w:rsid w:val="00F77E1D"/>
    <w:rsid w:val="00F84AA5"/>
    <w:rsid w:val="00F85D43"/>
    <w:rsid w:val="00FA1DBD"/>
    <w:rsid w:val="00FA2ECA"/>
    <w:rsid w:val="00FB23B5"/>
    <w:rsid w:val="00FB26C4"/>
    <w:rsid w:val="00FB501B"/>
    <w:rsid w:val="00FC78C0"/>
    <w:rsid w:val="00FD208D"/>
    <w:rsid w:val="00FD2AF2"/>
    <w:rsid w:val="00FD3D82"/>
    <w:rsid w:val="00FE0F74"/>
    <w:rsid w:val="00FE6801"/>
    <w:rsid w:val="00FE6ACB"/>
    <w:rsid w:val="00FF5FC9"/>
    <w:rsid w:val="00FF6E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B344"/>
  <w15:docId w15:val="{A0830A1F-D397-4B2B-BA88-C71753E8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uiPriority w:val="9"/>
    <w:qFormat/>
    <w:rsid w:val="00364E49"/>
    <w:pPr>
      <w:spacing w:before="0" w:after="0" w:line="480" w:lineRule="auto"/>
      <w:outlineLvl w:val="0"/>
    </w:pPr>
    <w:rPr>
      <w:rFonts w:ascii="Times New Roman" w:hAnsi="Times New Roman" w:cs="Times New Roman"/>
      <w:b/>
      <w:bCs/>
      <w:sz w:val="24"/>
      <w:szCs w:val="24"/>
    </w:rPr>
  </w:style>
  <w:style w:type="paragraph" w:styleId="Ttulo2">
    <w:name w:val="heading 2"/>
    <w:basedOn w:val="Normal"/>
    <w:next w:val="Normal"/>
    <w:uiPriority w:val="9"/>
    <w:unhideWhenUsed/>
    <w:qFormat/>
    <w:rsid w:val="00364E49"/>
    <w:pPr>
      <w:pBdr>
        <w:top w:val="nil"/>
        <w:left w:val="nil"/>
        <w:bottom w:val="nil"/>
        <w:right w:val="nil"/>
        <w:between w:val="nil"/>
      </w:pBdr>
      <w:spacing w:before="0" w:after="0" w:line="480" w:lineRule="auto"/>
      <w:outlineLvl w:val="1"/>
    </w:pPr>
    <w:rPr>
      <w:rFonts w:ascii="Times New Roman" w:hAnsi="Times New Roman" w:cs="Times New Roman"/>
      <w:b/>
      <w:bCs/>
      <w:i/>
      <w:iCs/>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after="80"/>
      <w:outlineLvl w:val="4"/>
    </w:pPr>
    <w:rPr>
      <w:color w:val="666666"/>
    </w:rPr>
  </w:style>
  <w:style w:type="paragraph" w:styleId="Ttulo6">
    <w:name w:val="heading 6"/>
    <w:basedOn w:val="Normal"/>
    <w:next w:val="Normal"/>
    <w:uiPriority w:val="9"/>
    <w:semiHidden/>
    <w:unhideWhenUsed/>
    <w:qFormat/>
    <w:pPr>
      <w:keepNext/>
      <w:keepLines/>
      <w:spacing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color w:val="666666"/>
      <w:sz w:val="30"/>
      <w:szCs w:val="30"/>
    </w:rPr>
  </w:style>
  <w:style w:type="character" w:styleId="Refdecomentrio">
    <w:name w:val="annotation reference"/>
    <w:basedOn w:val="Fontepargpadro"/>
    <w:uiPriority w:val="99"/>
    <w:semiHidden/>
    <w:unhideWhenUsed/>
    <w:rsid w:val="0070426D"/>
    <w:rPr>
      <w:sz w:val="16"/>
      <w:szCs w:val="16"/>
    </w:rPr>
  </w:style>
  <w:style w:type="paragraph" w:styleId="Textodecomentrio">
    <w:name w:val="annotation text"/>
    <w:basedOn w:val="Normal"/>
    <w:link w:val="TextodecomentrioChar"/>
    <w:uiPriority w:val="99"/>
    <w:semiHidden/>
    <w:unhideWhenUsed/>
    <w:rsid w:val="007042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0426D"/>
    <w:rPr>
      <w:sz w:val="20"/>
      <w:szCs w:val="20"/>
    </w:rPr>
  </w:style>
  <w:style w:type="paragraph" w:styleId="Assuntodocomentrio">
    <w:name w:val="annotation subject"/>
    <w:basedOn w:val="Textodecomentrio"/>
    <w:next w:val="Textodecomentrio"/>
    <w:link w:val="AssuntodocomentrioChar"/>
    <w:uiPriority w:val="99"/>
    <w:semiHidden/>
    <w:unhideWhenUsed/>
    <w:rsid w:val="0070426D"/>
    <w:rPr>
      <w:b/>
      <w:bCs/>
    </w:rPr>
  </w:style>
  <w:style w:type="character" w:customStyle="1" w:styleId="AssuntodocomentrioChar">
    <w:name w:val="Assunto do comentário Char"/>
    <w:basedOn w:val="TextodecomentrioChar"/>
    <w:link w:val="Assuntodocomentrio"/>
    <w:uiPriority w:val="99"/>
    <w:semiHidden/>
    <w:rsid w:val="0070426D"/>
    <w:rPr>
      <w:b/>
      <w:bCs/>
      <w:sz w:val="20"/>
      <w:szCs w:val="20"/>
    </w:rPr>
  </w:style>
  <w:style w:type="character" w:customStyle="1" w:styleId="fontstyle01">
    <w:name w:val="fontstyle01"/>
    <w:basedOn w:val="Fontepargpadro"/>
    <w:rsid w:val="004A2238"/>
    <w:rPr>
      <w:rFonts w:ascii="Fd280289-Identity-H" w:hAnsi="Fd280289-Identity-H" w:hint="default"/>
      <w:b w:val="0"/>
      <w:bCs w:val="0"/>
      <w:i w:val="0"/>
      <w:iCs w:val="0"/>
      <w:color w:val="000000"/>
      <w:sz w:val="18"/>
      <w:szCs w:val="18"/>
    </w:rPr>
  </w:style>
  <w:style w:type="paragraph" w:styleId="NormalWeb">
    <w:name w:val="Normal (Web)"/>
    <w:basedOn w:val="Normal"/>
    <w:uiPriority w:val="99"/>
    <w:semiHidden/>
    <w:unhideWhenUsed/>
    <w:rsid w:val="004C1AC0"/>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4C1AC0"/>
    <w:rPr>
      <w:b/>
      <w:bCs/>
    </w:rPr>
  </w:style>
  <w:style w:type="character" w:customStyle="1" w:styleId="fontstyle21">
    <w:name w:val="fontstyle21"/>
    <w:basedOn w:val="Fontepargpadro"/>
    <w:rsid w:val="00DC6F05"/>
    <w:rPr>
      <w:rFonts w:ascii="Times-Italic" w:hAnsi="Times-Italic" w:hint="default"/>
      <w:b w:val="0"/>
      <w:bCs w:val="0"/>
      <w:i/>
      <w:iCs/>
      <w:color w:val="242021"/>
      <w:sz w:val="20"/>
      <w:szCs w:val="20"/>
    </w:rPr>
  </w:style>
  <w:style w:type="character" w:styleId="Nmerodelinha">
    <w:name w:val="line number"/>
    <w:basedOn w:val="Fontepargpadro"/>
    <w:uiPriority w:val="99"/>
    <w:semiHidden/>
    <w:unhideWhenUsed/>
    <w:rsid w:val="009E68F3"/>
  </w:style>
  <w:style w:type="character" w:styleId="Hyperlink">
    <w:name w:val="Hyperlink"/>
    <w:basedOn w:val="Fontepargpadro"/>
    <w:uiPriority w:val="99"/>
    <w:unhideWhenUsed/>
    <w:rsid w:val="00754E11"/>
    <w:rPr>
      <w:color w:val="0000FF" w:themeColor="hyperlink"/>
      <w:u w:val="single"/>
    </w:rPr>
  </w:style>
  <w:style w:type="paragraph" w:styleId="PargrafodaLista">
    <w:name w:val="List Paragraph"/>
    <w:basedOn w:val="Normal"/>
    <w:uiPriority w:val="34"/>
    <w:qFormat/>
    <w:rsid w:val="00754E11"/>
    <w:pPr>
      <w:ind w:left="720"/>
      <w:contextualSpacing/>
    </w:pPr>
  </w:style>
  <w:style w:type="character" w:styleId="MenoPendente">
    <w:name w:val="Unresolved Mention"/>
    <w:basedOn w:val="Fontepargpadro"/>
    <w:uiPriority w:val="99"/>
    <w:semiHidden/>
    <w:unhideWhenUsed/>
    <w:rsid w:val="00754E11"/>
    <w:rPr>
      <w:color w:val="605E5C"/>
      <w:shd w:val="clear" w:color="auto" w:fill="E1DFDD"/>
    </w:rPr>
  </w:style>
  <w:style w:type="paragraph" w:styleId="Cabealho">
    <w:name w:val="header"/>
    <w:basedOn w:val="Normal"/>
    <w:link w:val="CabealhoChar"/>
    <w:uiPriority w:val="99"/>
    <w:unhideWhenUsed/>
    <w:rsid w:val="00110BBA"/>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110BBA"/>
    <w:rPr>
      <w:lang w:val="en-US"/>
    </w:rPr>
  </w:style>
  <w:style w:type="paragraph" w:styleId="Rodap">
    <w:name w:val="footer"/>
    <w:basedOn w:val="Normal"/>
    <w:link w:val="RodapChar"/>
    <w:uiPriority w:val="99"/>
    <w:unhideWhenUsed/>
    <w:rsid w:val="00110BBA"/>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110BBA"/>
    <w:rPr>
      <w:lang w:val="en-US"/>
    </w:rPr>
  </w:style>
  <w:style w:type="paragraph" w:styleId="Reviso">
    <w:name w:val="Revision"/>
    <w:hidden/>
    <w:uiPriority w:val="99"/>
    <w:semiHidden/>
    <w:rsid w:val="00BD25D3"/>
    <w:pPr>
      <w:spacing w:before="0"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207556">
      <w:bodyDiv w:val="1"/>
      <w:marLeft w:val="0"/>
      <w:marRight w:val="0"/>
      <w:marTop w:val="0"/>
      <w:marBottom w:val="0"/>
      <w:divBdr>
        <w:top w:val="none" w:sz="0" w:space="0" w:color="auto"/>
        <w:left w:val="none" w:sz="0" w:space="0" w:color="auto"/>
        <w:bottom w:val="none" w:sz="0" w:space="0" w:color="auto"/>
        <w:right w:val="none" w:sz="0" w:space="0" w:color="auto"/>
      </w:divBdr>
    </w:div>
    <w:div w:id="344946927">
      <w:bodyDiv w:val="1"/>
      <w:marLeft w:val="0"/>
      <w:marRight w:val="0"/>
      <w:marTop w:val="0"/>
      <w:marBottom w:val="0"/>
      <w:divBdr>
        <w:top w:val="none" w:sz="0" w:space="0" w:color="auto"/>
        <w:left w:val="none" w:sz="0" w:space="0" w:color="auto"/>
        <w:bottom w:val="none" w:sz="0" w:space="0" w:color="auto"/>
        <w:right w:val="none" w:sz="0" w:space="0" w:color="auto"/>
      </w:divBdr>
    </w:div>
    <w:div w:id="388039396">
      <w:bodyDiv w:val="1"/>
      <w:marLeft w:val="0"/>
      <w:marRight w:val="0"/>
      <w:marTop w:val="0"/>
      <w:marBottom w:val="0"/>
      <w:divBdr>
        <w:top w:val="none" w:sz="0" w:space="0" w:color="auto"/>
        <w:left w:val="none" w:sz="0" w:space="0" w:color="auto"/>
        <w:bottom w:val="none" w:sz="0" w:space="0" w:color="auto"/>
        <w:right w:val="none" w:sz="0" w:space="0" w:color="auto"/>
      </w:divBdr>
    </w:div>
    <w:div w:id="433402258">
      <w:bodyDiv w:val="1"/>
      <w:marLeft w:val="0"/>
      <w:marRight w:val="0"/>
      <w:marTop w:val="0"/>
      <w:marBottom w:val="0"/>
      <w:divBdr>
        <w:top w:val="none" w:sz="0" w:space="0" w:color="auto"/>
        <w:left w:val="none" w:sz="0" w:space="0" w:color="auto"/>
        <w:bottom w:val="none" w:sz="0" w:space="0" w:color="auto"/>
        <w:right w:val="none" w:sz="0" w:space="0" w:color="auto"/>
      </w:divBdr>
    </w:div>
    <w:div w:id="620107723">
      <w:bodyDiv w:val="1"/>
      <w:marLeft w:val="0"/>
      <w:marRight w:val="0"/>
      <w:marTop w:val="0"/>
      <w:marBottom w:val="0"/>
      <w:divBdr>
        <w:top w:val="none" w:sz="0" w:space="0" w:color="auto"/>
        <w:left w:val="none" w:sz="0" w:space="0" w:color="auto"/>
        <w:bottom w:val="none" w:sz="0" w:space="0" w:color="auto"/>
        <w:right w:val="none" w:sz="0" w:space="0" w:color="auto"/>
      </w:divBdr>
    </w:div>
    <w:div w:id="756444189">
      <w:bodyDiv w:val="1"/>
      <w:marLeft w:val="0"/>
      <w:marRight w:val="0"/>
      <w:marTop w:val="0"/>
      <w:marBottom w:val="0"/>
      <w:divBdr>
        <w:top w:val="none" w:sz="0" w:space="0" w:color="auto"/>
        <w:left w:val="none" w:sz="0" w:space="0" w:color="auto"/>
        <w:bottom w:val="none" w:sz="0" w:space="0" w:color="auto"/>
        <w:right w:val="none" w:sz="0" w:space="0" w:color="auto"/>
      </w:divBdr>
    </w:div>
    <w:div w:id="1056971471">
      <w:bodyDiv w:val="1"/>
      <w:marLeft w:val="0"/>
      <w:marRight w:val="0"/>
      <w:marTop w:val="0"/>
      <w:marBottom w:val="0"/>
      <w:divBdr>
        <w:top w:val="none" w:sz="0" w:space="0" w:color="auto"/>
        <w:left w:val="none" w:sz="0" w:space="0" w:color="auto"/>
        <w:bottom w:val="none" w:sz="0" w:space="0" w:color="auto"/>
        <w:right w:val="none" w:sz="0" w:space="0" w:color="auto"/>
      </w:divBdr>
    </w:div>
    <w:div w:id="1079794966">
      <w:bodyDiv w:val="1"/>
      <w:marLeft w:val="0"/>
      <w:marRight w:val="0"/>
      <w:marTop w:val="0"/>
      <w:marBottom w:val="0"/>
      <w:divBdr>
        <w:top w:val="none" w:sz="0" w:space="0" w:color="auto"/>
        <w:left w:val="none" w:sz="0" w:space="0" w:color="auto"/>
        <w:bottom w:val="none" w:sz="0" w:space="0" w:color="auto"/>
        <w:right w:val="none" w:sz="0" w:space="0" w:color="auto"/>
      </w:divBdr>
    </w:div>
    <w:div w:id="1345209304">
      <w:bodyDiv w:val="1"/>
      <w:marLeft w:val="0"/>
      <w:marRight w:val="0"/>
      <w:marTop w:val="0"/>
      <w:marBottom w:val="0"/>
      <w:divBdr>
        <w:top w:val="none" w:sz="0" w:space="0" w:color="auto"/>
        <w:left w:val="none" w:sz="0" w:space="0" w:color="auto"/>
        <w:bottom w:val="none" w:sz="0" w:space="0" w:color="auto"/>
        <w:right w:val="none" w:sz="0" w:space="0" w:color="auto"/>
      </w:divBdr>
    </w:div>
    <w:div w:id="1701591252">
      <w:bodyDiv w:val="1"/>
      <w:marLeft w:val="0"/>
      <w:marRight w:val="0"/>
      <w:marTop w:val="0"/>
      <w:marBottom w:val="0"/>
      <w:divBdr>
        <w:top w:val="none" w:sz="0" w:space="0" w:color="auto"/>
        <w:left w:val="none" w:sz="0" w:space="0" w:color="auto"/>
        <w:bottom w:val="none" w:sz="0" w:space="0" w:color="auto"/>
        <w:right w:val="none" w:sz="0" w:space="0" w:color="auto"/>
      </w:divBdr>
    </w:div>
    <w:div w:id="1775905437">
      <w:bodyDiv w:val="1"/>
      <w:marLeft w:val="0"/>
      <w:marRight w:val="0"/>
      <w:marTop w:val="0"/>
      <w:marBottom w:val="0"/>
      <w:divBdr>
        <w:top w:val="none" w:sz="0" w:space="0" w:color="auto"/>
        <w:left w:val="none" w:sz="0" w:space="0" w:color="auto"/>
        <w:bottom w:val="none" w:sz="0" w:space="0" w:color="auto"/>
        <w:right w:val="none" w:sz="0" w:space="0" w:color="auto"/>
      </w:divBdr>
    </w:div>
    <w:div w:id="1809007627">
      <w:bodyDiv w:val="1"/>
      <w:marLeft w:val="0"/>
      <w:marRight w:val="0"/>
      <w:marTop w:val="0"/>
      <w:marBottom w:val="0"/>
      <w:divBdr>
        <w:top w:val="none" w:sz="0" w:space="0" w:color="auto"/>
        <w:left w:val="none" w:sz="0" w:space="0" w:color="auto"/>
        <w:bottom w:val="none" w:sz="0" w:space="0" w:color="auto"/>
        <w:right w:val="none" w:sz="0" w:space="0" w:color="auto"/>
      </w:divBdr>
    </w:div>
    <w:div w:id="1863351777">
      <w:bodyDiv w:val="1"/>
      <w:marLeft w:val="0"/>
      <w:marRight w:val="0"/>
      <w:marTop w:val="0"/>
      <w:marBottom w:val="0"/>
      <w:divBdr>
        <w:top w:val="none" w:sz="0" w:space="0" w:color="auto"/>
        <w:left w:val="none" w:sz="0" w:space="0" w:color="auto"/>
        <w:bottom w:val="none" w:sz="0" w:space="0" w:color="auto"/>
        <w:right w:val="none" w:sz="0" w:space="0" w:color="auto"/>
      </w:divBdr>
    </w:div>
    <w:div w:id="2099209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kepkmI" TargetMode="External"/><Relationship Id="rId18" Type="http://schemas.openxmlformats.org/officeDocument/2006/relationships/hyperlink" Target="https://www.zotero.org/google-docs/?tOucQb" TargetMode="External"/><Relationship Id="rId26" Type="http://schemas.openxmlformats.org/officeDocument/2006/relationships/hyperlink" Target="https://www.zotero.org/google-docs/?hYWb4X" TargetMode="External"/><Relationship Id="rId39" Type="http://schemas.openxmlformats.org/officeDocument/2006/relationships/hyperlink" Target="https://www.zotero.org/google-docs/?RFu1YO" TargetMode="External"/><Relationship Id="rId21" Type="http://schemas.openxmlformats.org/officeDocument/2006/relationships/hyperlink" Target="https://www.zotero.org/google-docs/?wHqIrS" TargetMode="External"/><Relationship Id="rId34" Type="http://schemas.openxmlformats.org/officeDocument/2006/relationships/hyperlink" Target="https://www.zotero.org/google-docs/?PooCNL" TargetMode="External"/><Relationship Id="rId42" Type="http://schemas.openxmlformats.org/officeDocument/2006/relationships/hyperlink" Target="https://www.zotero.org/google-docs/?GoFb8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zotero.org/google-docs/?C4zT6i" TargetMode="External"/><Relationship Id="rId29" Type="http://schemas.openxmlformats.org/officeDocument/2006/relationships/hyperlink" Target="https://www.zotero.org/google-docs/?LzuuXS" TargetMode="External"/><Relationship Id="rId11" Type="http://schemas.openxmlformats.org/officeDocument/2006/relationships/hyperlink" Target="https://www.zotero.org/google-docs/?yXrAci" TargetMode="External"/><Relationship Id="rId24" Type="http://schemas.openxmlformats.org/officeDocument/2006/relationships/hyperlink" Target="https://www.zotero.org/google-docs/?9wieHS" TargetMode="External"/><Relationship Id="rId32" Type="http://schemas.openxmlformats.org/officeDocument/2006/relationships/hyperlink" Target="https://www.zotero.org/google-docs/?Hi7UX8" TargetMode="External"/><Relationship Id="rId37" Type="http://schemas.openxmlformats.org/officeDocument/2006/relationships/hyperlink" Target="https://www.zotero.org/google-docs/?9hU5lH" TargetMode="External"/><Relationship Id="rId40" Type="http://schemas.openxmlformats.org/officeDocument/2006/relationships/hyperlink" Target="https://www.zotero.org/google-docs/?CPhz6E" TargetMode="External"/><Relationship Id="rId45"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www.zotero.org/google-docs/?NMWwvf" TargetMode="External"/><Relationship Id="rId23" Type="http://schemas.openxmlformats.org/officeDocument/2006/relationships/hyperlink" Target="https://www.zotero.org/google-docs/?wWYeH7" TargetMode="External"/><Relationship Id="rId28" Type="http://schemas.openxmlformats.org/officeDocument/2006/relationships/hyperlink" Target="https://www.zotero.org/google-docs/?xe78bg" TargetMode="External"/><Relationship Id="rId36" Type="http://schemas.openxmlformats.org/officeDocument/2006/relationships/hyperlink" Target="https://www.zotero.org/google-docs/?i05d7c" TargetMode="External"/><Relationship Id="rId49" Type="http://schemas.microsoft.com/office/2011/relationships/people" Target="people.xml"/><Relationship Id="rId10" Type="http://schemas.openxmlformats.org/officeDocument/2006/relationships/hyperlink" Target="https://www.zotero.org/google-docs/?NLCAIl" TargetMode="External"/><Relationship Id="rId19" Type="http://schemas.openxmlformats.org/officeDocument/2006/relationships/hyperlink" Target="https://www.zotero.org/google-docs/?7JdAi3" TargetMode="External"/><Relationship Id="rId31" Type="http://schemas.openxmlformats.org/officeDocument/2006/relationships/hyperlink" Target="https://www.zotero.org/google-docs/?X53u4R" TargetMode="External"/><Relationship Id="rId44"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zotero.org/google-docs/?2jjeDf" TargetMode="External"/><Relationship Id="rId14" Type="http://schemas.openxmlformats.org/officeDocument/2006/relationships/hyperlink" Target="https://www.zotero.org/google-docs/?V14Uoy" TargetMode="External"/><Relationship Id="rId22" Type="http://schemas.openxmlformats.org/officeDocument/2006/relationships/hyperlink" Target="https://www.zotero.org/google-docs/?eOJlwS" TargetMode="External"/><Relationship Id="rId27" Type="http://schemas.openxmlformats.org/officeDocument/2006/relationships/hyperlink" Target="https://www.zotero.org/google-docs/?sXQ33M" TargetMode="External"/><Relationship Id="rId30" Type="http://schemas.openxmlformats.org/officeDocument/2006/relationships/hyperlink" Target="https://www.zotero.org/google-docs/?eSCGra" TargetMode="External"/><Relationship Id="rId35" Type="http://schemas.openxmlformats.org/officeDocument/2006/relationships/hyperlink" Target="https://www.zotero.org/google-docs/?YllfoW" TargetMode="External"/><Relationship Id="rId43" Type="http://schemas.openxmlformats.org/officeDocument/2006/relationships/hyperlink" Target="https://www.zotero.org/google-docs/?BhhaHQ" TargetMode="External"/><Relationship Id="rId48" Type="http://schemas.openxmlformats.org/officeDocument/2006/relationships/fontTable" Target="fontTable.xml"/><Relationship Id="rId8" Type="http://schemas.openxmlformats.org/officeDocument/2006/relationships/hyperlink" Target="https://www.zotero.org/google-docs/?RLRcNX" TargetMode="External"/><Relationship Id="rId3" Type="http://schemas.openxmlformats.org/officeDocument/2006/relationships/styles" Target="styles.xml"/><Relationship Id="rId12" Type="http://schemas.openxmlformats.org/officeDocument/2006/relationships/hyperlink" Target="https://www.zotero.org/google-docs/?VH4lF4" TargetMode="External"/><Relationship Id="rId17" Type="http://schemas.openxmlformats.org/officeDocument/2006/relationships/hyperlink" Target="https://www.zotero.org/google-docs/?Jipmvt" TargetMode="External"/><Relationship Id="rId25" Type="http://schemas.openxmlformats.org/officeDocument/2006/relationships/hyperlink" Target="https://www.zotero.org/google-docs/?ckqMEC" TargetMode="External"/><Relationship Id="rId33" Type="http://schemas.openxmlformats.org/officeDocument/2006/relationships/hyperlink" Target="https://www.zotero.org/google-docs/?a0CBTa" TargetMode="External"/><Relationship Id="rId38" Type="http://schemas.openxmlformats.org/officeDocument/2006/relationships/hyperlink" Target="https://www.zotero.org/google-docs/?5Uvaka" TargetMode="External"/><Relationship Id="rId46" Type="http://schemas.openxmlformats.org/officeDocument/2006/relationships/header" Target="header1.xml"/><Relationship Id="rId20" Type="http://schemas.openxmlformats.org/officeDocument/2006/relationships/hyperlink" Target="https://www.zotero.org/google-docs/?aVvwit" TargetMode="External"/><Relationship Id="rId41" Type="http://schemas.openxmlformats.org/officeDocument/2006/relationships/hyperlink" Target="https://www.zotero.org/google-docs/?yqygK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03165-5F4E-48A0-B548-955C44BFB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5187</TotalTime>
  <Pages>32</Pages>
  <Words>10415</Words>
  <Characters>56244</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Guido</dc:creator>
  <cp:lastModifiedBy>Guido Grimaldi</cp:lastModifiedBy>
  <cp:revision>145</cp:revision>
  <cp:lastPrinted>2025-02-14T20:42:00Z</cp:lastPrinted>
  <dcterms:created xsi:type="dcterms:W3CDTF">2024-07-01T14:14:00Z</dcterms:created>
  <dcterms:modified xsi:type="dcterms:W3CDTF">2025-05-05T20:27:00Z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id="N6DNE1p8"/&gt;&lt;style id="http://www.zotero.org/styles/zoological-studies" hasBibliography="1" bibliographyStyleHasBeenSet="0"/&gt;&lt;prefs&gt;&lt;pref name="fieldType" value="Field"/&gt;&lt;/prefs&gt;&lt;/data&gt;</vt:lpwstr>
  </property>
</Properties>
</file>